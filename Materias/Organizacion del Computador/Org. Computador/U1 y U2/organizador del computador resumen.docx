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Sistema Numérico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Conjunto de símbolos y reglas de generación que permiten construir todos los números válidos.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sistema de numeración determinado (decimal, binario, hexadecimal, etc.) tiene un conjunto de símbolos permitidos en su sistema. Binario {0,1}, decimal {0, 1...9} y hexadecimal {0, 1...F}.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Cuenta también con una serie de reglas que nos indican que números y operaciones son válidos en ese sistema, dependiendo si el sistema de numeración es </w:t>
      </w:r>
      <w:r w:rsidDel="00000000" w:rsidR="00000000" w:rsidRPr="00000000">
        <w:rPr>
          <w:b w:val="1"/>
          <w:i w:val="1"/>
          <w:rtl w:val="0"/>
        </w:rPr>
        <w:t xml:space="preserve">posicional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i w:val="1"/>
          <w:rtl w:val="0"/>
        </w:rPr>
        <w:t xml:space="preserve">no posicional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posicionales: 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dígitos tienen el mismo valor siempre independientemente de su posición. Por ejemplo, en el romano el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y XX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el digito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siempre vale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importa en que posición se encuentre, su símbolo y valor, siempre será 1.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Posicionales: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valor del digito depende tanto por su símbolo como también de la posición que ocupe en el número. Por ejemplo, en el sistema decimal, 93 y 19, el 9 del 93 vale 90 y el segundo 9 vale solamente 9. Al estar en diferente posición, difiere su valor, por mas que sea el mismo símbolo. Otros ejemplos de sistemas números posicionales sería el sistema binario y hexadecimales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NOTA Desde ahora en más, se trabajará con sistemas numéricos </w:t>
      </w:r>
      <w:r w:rsidDel="00000000" w:rsidR="00000000" w:rsidRPr="00000000">
        <w:rPr>
          <w:b w:val="1"/>
          <w:u w:val="single"/>
          <w:rtl w:val="0"/>
        </w:rPr>
        <w:t xml:space="preserve">posicionales</w:t>
      </w:r>
      <w:r w:rsidDel="00000000" w:rsidR="00000000" w:rsidRPr="00000000">
        <w:rPr>
          <w:b w:val="1"/>
          <w:rtl w:val="0"/>
        </w:rPr>
        <w:t xml:space="preserve">. 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Como se mencionó antes, el sistema de numeración tiene un conjunto de símbolos permitidos. La cantidad de elementos de esos conjuntos será nuestra </w:t>
      </w:r>
      <w:r w:rsidDel="00000000" w:rsidR="00000000" w:rsidRPr="00000000">
        <w:rPr>
          <w:b w:val="1"/>
          <w:u w:val="single"/>
          <w:rtl w:val="0"/>
        </w:rPr>
        <w:t xml:space="preserve">base de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0E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10</w:t>
      </w:r>
      <w:r w:rsidDel="00000000" w:rsidR="00000000" w:rsidRPr="00000000">
        <w:rPr>
          <w:b w:val="1"/>
          <w:rtl w:val="0"/>
        </w:rPr>
        <w:t xml:space="preserve"> </w:t>
        <w:tab/>
        <w:tab/>
        <w:tab/>
        <w:tab/>
        <w:tab/>
        <w:t xml:space="preserve">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2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color w:val="ff0000"/>
        </w:rPr>
      </w:pPr>
      <w:r w:rsidDel="00000000" w:rsidR="00000000" w:rsidRPr="00000000">
        <w:rPr>
          <w:b w:val="1"/>
          <w:rtl w:val="0"/>
        </w:rPr>
        <w:t xml:space="preserve">Símbolos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b w:val="1"/>
          <w:color w:val="ff0000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0,1,2,3,4,5,6,7,8,9</w:t>
      </w:r>
      <w:r w:rsidDel="00000000" w:rsidR="00000000" w:rsidRPr="00000000">
        <w:rPr>
          <w:b w:val="1"/>
          <w:rtl w:val="0"/>
        </w:rPr>
        <w:tab/>
        <w:tab/>
        <w:tab/>
        <w:t xml:space="preserve">Símbolos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b w:val="1"/>
          <w:color w:val="ff0000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0,1</w:t>
      </w:r>
    </w:p>
    <w:p w:rsidR="00000000" w:rsidDel="00000000" w:rsidP="00000000" w:rsidRDefault="00000000" w:rsidRPr="00000000" w14:paraId="00000010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4</w:t>
      </w:r>
      <w:r w:rsidDel="00000000" w:rsidR="00000000" w:rsidRPr="00000000">
        <w:rPr>
          <w:b w:val="1"/>
          <w:rtl w:val="0"/>
        </w:rPr>
        <w:t xml:space="preserve"> </w:t>
        <w:tab/>
        <w:tab/>
        <w:tab/>
        <w:tab/>
        <w:tab/>
        <w:tab/>
        <w:t xml:space="preserve">Base: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Símbolos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b w:val="1"/>
          <w:color w:val="ff0000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0,1,2,3</w:t>
      </w:r>
      <w:r w:rsidDel="00000000" w:rsidR="00000000" w:rsidRPr="00000000">
        <w:rPr>
          <w:b w:val="1"/>
          <w:rtl w:val="0"/>
        </w:rPr>
        <w:tab/>
        <w:tab/>
        <w:tab/>
        <w:tab/>
        <w:t xml:space="preserve">Símbolos</w:t>
      </w:r>
      <w:r w:rsidDel="00000000" w:rsidR="00000000" w:rsidRPr="00000000">
        <w:rPr>
          <w:b w:val="1"/>
          <w:color w:val="000000"/>
          <w:rtl w:val="0"/>
        </w:rPr>
        <w:t xml:space="preserve">:</w:t>
      </w:r>
      <w:r w:rsidDel="00000000" w:rsidR="00000000" w:rsidRPr="00000000">
        <w:rPr>
          <w:b w:val="1"/>
          <w:color w:val="ff0000"/>
          <w:rtl w:val="0"/>
        </w:rPr>
        <w:t xml:space="preserve">  </w:t>
      </w:r>
      <w:r w:rsidDel="00000000" w:rsidR="00000000" w:rsidRPr="00000000">
        <w:rPr>
          <w:color w:val="ff0000"/>
          <w:rtl w:val="0"/>
        </w:rPr>
        <w:t xml:space="preserve">0,1,2,3,4,5,6,7,8,9, A, B, C, D, E,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</w:t>
      </w:r>
    </w:p>
    <w:p w:rsidR="00000000" w:rsidDel="00000000" w:rsidP="00000000" w:rsidRDefault="00000000" w:rsidRPr="00000000" w14:paraId="00000015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Cuando escribamos un número, deberemos especificar en que base se encuentra.  </w:t>
      </w:r>
    </w:p>
    <w:p w:rsidR="00000000" w:rsidDel="00000000" w:rsidP="00000000" w:rsidRDefault="00000000" w:rsidRPr="00000000" w14:paraId="00000016">
      <w:pPr>
        <w:spacing w:after="0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39(10) </w:t>
      </w:r>
      <w:r w:rsidDel="00000000" w:rsidR="00000000" w:rsidRPr="00000000">
        <w:rPr>
          <w:i w:val="1"/>
          <w:rtl w:val="0"/>
        </w:rPr>
        <w:t xml:space="preserve">(el numero treinta y nueve escrito en base 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78(16)</w:t>
      </w:r>
      <w:r w:rsidDel="00000000" w:rsidR="00000000" w:rsidRPr="00000000">
        <w:rPr>
          <w:b w:val="1"/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el numero setenta y ocho escrito en base 16)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Cotidianamente estamos familiarizados a usar el sistema numérico decimal (un año de nacimiento 1998, un precio $20, etc.) como también los nombres correspondientes a cada posición de estos (unidad, decena, centena, etc.), pero vamos a reconstruir el numero 333(10)</w:t>
      </w:r>
    </w:p>
    <w:p w:rsidR="00000000" w:rsidDel="00000000" w:rsidP="00000000" w:rsidRDefault="00000000" w:rsidRPr="00000000" w14:paraId="0000001B">
      <w:pPr>
        <w:spacing w:after="0" w:lineRule="auto"/>
        <w:ind w:left="1416" w:firstLine="707.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 Centena    Decena    Unidad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b w:val="1"/>
          <w:rtl w:val="0"/>
        </w:rPr>
        <w:t xml:space="preserve">     </w:t>
        <w:tab/>
        <w:tab/>
        <w:tab/>
        <w:t xml:space="preserve">      300            30              3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Cada uno de los componentes de los números podemos volver a reescribirlo como una mutilación de la siguiente manera:</w:t>
      </w:r>
    </w:p>
    <w:p w:rsidR="00000000" w:rsidDel="00000000" w:rsidP="00000000" w:rsidRDefault="00000000" w:rsidRPr="00000000" w14:paraId="0000001E">
      <w:pPr>
        <w:spacing w:after="0" w:lineRule="auto"/>
        <w:ind w:left="1416" w:firstLine="707.9999999999998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Centena    Decena    Unidad</w:t>
      </w:r>
    </w:p>
    <w:p w:rsidR="00000000" w:rsidDel="00000000" w:rsidP="00000000" w:rsidRDefault="00000000" w:rsidRPr="00000000" w14:paraId="0000001F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</w:t>
        <w:tab/>
        <w:tab/>
        <w:tab/>
        <w:t xml:space="preserve">   3 x 100       3x10          3x1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Y se puede reescribir lo anterior a una manera equivalente para dejarlo a todos multiplicado por la misma 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ind w:left="1416" w:firstLine="707.9999999999998"/>
        <w:rPr>
          <w:b w:val="1"/>
        </w:rPr>
      </w:pPr>
      <w:r w:rsidDel="00000000" w:rsidR="00000000" w:rsidRPr="00000000">
        <w:rPr>
          <w:b w:val="1"/>
          <w:rtl w:val="0"/>
        </w:rPr>
        <w:t xml:space="preserve">Centena    Decena    Unidad</w:t>
      </w:r>
    </w:p>
    <w:p w:rsidR="00000000" w:rsidDel="00000000" w:rsidP="00000000" w:rsidRDefault="00000000" w:rsidRPr="00000000" w14:paraId="00000024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</w:t>
        <w:tab/>
        <w:tab/>
        <w:tab/>
        <w:t xml:space="preserve">  3 x 10²        3x10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¹</w:t>
      </w:r>
      <w:r w:rsidDel="00000000" w:rsidR="00000000" w:rsidRPr="00000000">
        <w:rPr>
          <w:b w:val="1"/>
          <w:rtl w:val="0"/>
        </w:rPr>
        <w:t xml:space="preserve">      3x10° </w:t>
      </w:r>
    </w:p>
    <w:p w:rsidR="00000000" w:rsidDel="00000000" w:rsidP="00000000" w:rsidRDefault="00000000" w:rsidRPr="00000000" w14:paraId="00000025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Ya por último, como el 333 se escribe sumando la centena, decena y unidad (300 + 30 + 3), en este caso también volveremos a reescribirlo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</w:t>
        <w:tab/>
        <w:tab/>
        <w:tab/>
        <w:t xml:space="preserve">333(10)  =  3 x 10²   +    3x10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¹</w:t>
      </w:r>
      <w:r w:rsidDel="00000000" w:rsidR="00000000" w:rsidRPr="00000000">
        <w:rPr>
          <w:b w:val="1"/>
          <w:rtl w:val="0"/>
        </w:rPr>
        <w:t xml:space="preserve">    +   3x10° </w:t>
      </w:r>
    </w:p>
    <w:p w:rsidR="00000000" w:rsidDel="00000000" w:rsidP="00000000" w:rsidRDefault="00000000" w:rsidRPr="00000000" w14:paraId="0000002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Se puede ver dos cosas desde acá: la posición de cada digito en el numero está dada por el exponente que tiene el 10 </w:t>
      </w:r>
    </w:p>
    <w:p w:rsidR="00000000" w:rsidDel="00000000" w:rsidP="00000000" w:rsidRDefault="00000000" w:rsidRPr="00000000" w14:paraId="0000002C">
      <w:pPr>
        <w:spacing w:after="0" w:lineRule="auto"/>
        <w:ind w:left="1416" w:firstLine="707.9999999999998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957580" cy="343535"/>
                <wp:effectExtent b="0" l="0" r="0" t="0"/>
                <wp:wrapSquare wrapText="bothSides" distB="0" distT="0" distL="114300" distR="114300"/>
                <wp:docPr id="2132807531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4871973" y="3612995"/>
                          <a:ext cx="948055" cy="334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Posición 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2768600</wp:posOffset>
                </wp:positionH>
                <wp:positionV relativeFrom="paragraph">
                  <wp:posOffset>0</wp:posOffset>
                </wp:positionV>
                <wp:extent cx="957580" cy="343535"/>
                <wp:effectExtent b="0" l="0" r="0" t="0"/>
                <wp:wrapSquare wrapText="bothSides" distB="0" distT="0" distL="114300" distR="114300"/>
                <wp:docPr id="213280753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7580" cy="3435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spacing w:after="0" w:lineRule="auto"/>
        <w:ind w:left="1416" w:firstLine="707.9999999999998"/>
        <w:rPr/>
      </w:pPr>
      <w:r w:rsidDel="00000000" w:rsidR="00000000" w:rsidRPr="00000000">
        <w:rPr>
          <w:rtl w:val="0"/>
        </w:rPr>
        <w:t xml:space="preserve">Posición     </w:t>
      </w:r>
      <w:r w:rsidDel="00000000" w:rsidR="00000000" w:rsidRPr="00000000">
        <w:rPr>
          <w:b w:val="1"/>
          <w:color w:val="0070c0"/>
          <w:rtl w:val="0"/>
        </w:rPr>
        <w:t xml:space="preserve">2 1 0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503555" cy="97790"/>
                <wp:effectExtent b="0" l="0" r="0" t="0"/>
                <wp:wrapNone/>
                <wp:docPr id="213280758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098985" y="3735868"/>
                          <a:ext cx="494030" cy="88265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2286000</wp:posOffset>
                </wp:positionH>
                <wp:positionV relativeFrom="paragraph">
                  <wp:posOffset>0</wp:posOffset>
                </wp:positionV>
                <wp:extent cx="503555" cy="97790"/>
                <wp:effectExtent b="0" l="0" r="0" t="0"/>
                <wp:wrapNone/>
                <wp:docPr id="2132807580" name="image68.png"/>
                <a:graphic>
                  <a:graphicData uri="http://schemas.openxmlformats.org/drawingml/2006/picture">
                    <pic:pic>
                      <pic:nvPicPr>
                        <pic:cNvPr id="0" name="image6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555" cy="977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39055" cy="166474"/>
                <wp:effectExtent b="0" l="0" r="0" t="0"/>
                <wp:wrapNone/>
                <wp:docPr id="2132807520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81235" y="3701526"/>
                          <a:ext cx="129530" cy="156949"/>
                        </a:xfrm>
                        <a:prstGeom prst="ellipse">
                          <a:avLst/>
                        </a:prstGeom>
                        <a:noFill/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2133600</wp:posOffset>
                </wp:positionH>
                <wp:positionV relativeFrom="paragraph">
                  <wp:posOffset>0</wp:posOffset>
                </wp:positionV>
                <wp:extent cx="139055" cy="166474"/>
                <wp:effectExtent b="0" l="0" r="0" t="0"/>
                <wp:wrapNone/>
                <wp:docPr id="213280752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55" cy="1664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spacing w:after="0" w:lineRule="auto"/>
        <w:ind w:left="1416" w:firstLine="707.9999999999998"/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Numero     </w:t>
      </w:r>
      <w:r w:rsidDel="00000000" w:rsidR="00000000" w:rsidRPr="00000000">
        <w:rPr>
          <w:b w:val="1"/>
          <w:color w:val="ff0000"/>
          <w:rtl w:val="0"/>
        </w:rPr>
        <w:t xml:space="preserve">3 3 3</w:t>
      </w:r>
    </w:p>
    <w:p w:rsidR="00000000" w:rsidDel="00000000" w:rsidP="00000000" w:rsidRDefault="00000000" w:rsidRPr="00000000" w14:paraId="0000002F">
      <w:pPr>
        <w:spacing w:after="0" w:lineRule="auto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Pasar de cualquier BASE a BASE 10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 puede escribir cualquier numero de cualquier base a base 10 siguiendo la siguiente formula:</w:t>
      </w:r>
    </w:p>
    <w:p w:rsidR="00000000" w:rsidDel="00000000" w:rsidP="00000000" w:rsidRDefault="00000000" w:rsidRPr="00000000" w14:paraId="00000032">
      <w:pPr>
        <w:ind w:left="2124" w:firstLine="707.9999999999998"/>
        <w:rPr>
          <w:sz w:val="56"/>
          <w:szCs w:val="56"/>
        </w:rPr>
      </w:pPr>
      <w:r w:rsidDel="00000000" w:rsidR="00000000" w:rsidRPr="00000000">
        <w:rPr>
          <w:sz w:val="56"/>
          <w:szCs w:val="56"/>
          <w:rtl w:val="0"/>
        </w:rPr>
        <w:t xml:space="preserve">∑ </w:t>
      </w:r>
      <w:r w:rsidDel="00000000" w:rsidR="00000000" w:rsidRPr="00000000">
        <w:rPr>
          <w:color w:val="7030a0"/>
          <w:sz w:val="56"/>
          <w:szCs w:val="56"/>
          <w:rtl w:val="0"/>
        </w:rPr>
        <w:t xml:space="preserve">S</w:t>
      </w:r>
      <w:r w:rsidDel="00000000" w:rsidR="00000000" w:rsidRPr="00000000">
        <w:rPr>
          <w:sz w:val="56"/>
          <w:szCs w:val="56"/>
          <w:rtl w:val="0"/>
        </w:rPr>
        <w:t xml:space="preserve">. </w:t>
      </w:r>
      <w:r w:rsidDel="00000000" w:rsidR="00000000" w:rsidRPr="00000000">
        <w:rPr>
          <w:b w:val="1"/>
          <w:color w:val="538135"/>
          <w:sz w:val="56"/>
          <w:szCs w:val="56"/>
          <w:rtl w:val="0"/>
        </w:rPr>
        <w:t xml:space="preserve">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520700</wp:posOffset>
                </wp:positionV>
                <wp:extent cx="985235" cy="398126"/>
                <wp:effectExtent b="0" l="0" r="0" t="0"/>
                <wp:wrapNone/>
                <wp:docPr id="2132807522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58145" y="3585700"/>
                          <a:ext cx="975710" cy="388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7030a0"/>
                                <w:sz w:val="36"/>
                                <w:vertAlign w:val="baseline"/>
                              </w:rPr>
                              <w:t xml:space="preserve">Símbolo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520700</wp:posOffset>
                </wp:positionV>
                <wp:extent cx="985235" cy="398126"/>
                <wp:effectExtent b="0" l="0" r="0" t="0"/>
                <wp:wrapNone/>
                <wp:docPr id="213280752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235" cy="3981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546100</wp:posOffset>
                </wp:positionV>
                <wp:extent cx="985235" cy="398126"/>
                <wp:effectExtent b="0" l="0" r="0" t="0"/>
                <wp:wrapNone/>
                <wp:docPr id="2132807585" name=""/>
                <a:graphic>
                  <a:graphicData uri="http://schemas.microsoft.com/office/word/2010/wordprocessingShape">
                    <wps:wsp>
                      <wps:cNvSpPr/>
                      <wps:cNvPr id="74" name="Shape 74"/>
                      <wps:spPr>
                        <a:xfrm>
                          <a:off x="4858145" y="3585700"/>
                          <a:ext cx="975710" cy="388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538135"/>
                                <w:sz w:val="36"/>
                                <w:vertAlign w:val="baseline"/>
                              </w:rPr>
                              <w:t xml:space="preserve">Base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2311400</wp:posOffset>
                </wp:positionH>
                <wp:positionV relativeFrom="paragraph">
                  <wp:posOffset>546100</wp:posOffset>
                </wp:positionV>
                <wp:extent cx="985235" cy="398126"/>
                <wp:effectExtent b="0" l="0" r="0" t="0"/>
                <wp:wrapNone/>
                <wp:docPr id="2132807585" name="image73.png"/>
                <a:graphic>
                  <a:graphicData uri="http://schemas.openxmlformats.org/drawingml/2006/picture">
                    <pic:pic>
                      <pic:nvPicPr>
                        <pic:cNvPr id="0" name="image7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235" cy="3981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985235" cy="398126"/>
                <wp:effectExtent b="0" l="0" r="0" t="0"/>
                <wp:wrapNone/>
                <wp:docPr id="213280751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858145" y="3585700"/>
                          <a:ext cx="975710" cy="3886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36"/>
                                <w:vertAlign w:val="baseline"/>
                              </w:rPr>
                              <w:t xml:space="preserve">Posición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3149600</wp:posOffset>
                </wp:positionH>
                <wp:positionV relativeFrom="paragraph">
                  <wp:posOffset>0</wp:posOffset>
                </wp:positionV>
                <wp:extent cx="985235" cy="398126"/>
                <wp:effectExtent b="0" l="0" r="0" t="0"/>
                <wp:wrapNone/>
                <wp:docPr id="213280751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5235" cy="3981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494021" cy="330247"/>
                <wp:effectExtent b="0" l="0" r="0" t="0"/>
                <wp:wrapNone/>
                <wp:docPr id="2132807583" name=""/>
                <a:graphic>
                  <a:graphicData uri="http://schemas.microsoft.com/office/word/2010/wordprocessingShape">
                    <wps:wsp>
                      <wps:cNvSpPr/>
                      <wps:cNvPr id="72" name="Shape 72"/>
                      <wps:spPr>
                        <a:xfrm>
                          <a:off x="5103752" y="3619639"/>
                          <a:ext cx="484496" cy="3207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c55911"/>
                                <w:sz w:val="28"/>
                                <w:vertAlign w:val="baseline"/>
                              </w:rPr>
                              <w:t xml:space="preserve">Pos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494021" cy="330247"/>
                <wp:effectExtent b="0" l="0" r="0" t="0"/>
                <wp:wrapNone/>
                <wp:docPr id="2132807583" name="image71.png"/>
                <a:graphic>
                  <a:graphicData uri="http://schemas.openxmlformats.org/drawingml/2006/picture">
                    <pic:pic>
                      <pic:nvPicPr>
                        <pic:cNvPr id="0" name="image71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4021" cy="330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368300</wp:posOffset>
                </wp:positionV>
                <wp:extent cx="175288" cy="227084"/>
                <wp:effectExtent b="0" l="0" r="0" t="0"/>
                <wp:wrapNone/>
                <wp:docPr id="213280755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264706" y="3672808"/>
                          <a:ext cx="162588" cy="214384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1955800</wp:posOffset>
                </wp:positionH>
                <wp:positionV relativeFrom="paragraph">
                  <wp:posOffset>368300</wp:posOffset>
                </wp:positionV>
                <wp:extent cx="175288" cy="227084"/>
                <wp:effectExtent b="0" l="0" r="0" t="0"/>
                <wp:wrapNone/>
                <wp:docPr id="2132807551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5288" cy="2270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381000</wp:posOffset>
                </wp:positionV>
                <wp:extent cx="178842" cy="253905"/>
                <wp:effectExtent b="0" l="0" r="0" t="0"/>
                <wp:wrapNone/>
                <wp:docPr id="2132807581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266104" y="3662573"/>
                          <a:ext cx="159792" cy="234855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2552700</wp:posOffset>
                </wp:positionH>
                <wp:positionV relativeFrom="paragraph">
                  <wp:posOffset>381000</wp:posOffset>
                </wp:positionV>
                <wp:extent cx="178842" cy="253905"/>
                <wp:effectExtent b="0" l="0" r="0" t="0"/>
                <wp:wrapNone/>
                <wp:docPr id="2132807581" name="image69.png"/>
                <a:graphic>
                  <a:graphicData uri="http://schemas.openxmlformats.org/drawingml/2006/picture">
                    <pic:pic>
                      <pic:nvPicPr>
                        <pic:cNvPr id="0" name="image69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842" cy="2539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152400</wp:posOffset>
                </wp:positionV>
                <wp:extent cx="351600" cy="64769"/>
                <wp:effectExtent b="0" l="0" r="0" t="0"/>
                <wp:wrapNone/>
                <wp:docPr id="2132807553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79725" y="3757141"/>
                          <a:ext cx="332550" cy="45719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2870200</wp:posOffset>
                </wp:positionH>
                <wp:positionV relativeFrom="paragraph">
                  <wp:posOffset>152400</wp:posOffset>
                </wp:positionV>
                <wp:extent cx="351600" cy="64769"/>
                <wp:effectExtent b="0" l="0" r="0" t="0"/>
                <wp:wrapNone/>
                <wp:docPr id="2132807553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1600" cy="6476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tabs>
          <w:tab w:val="left" w:leader="none" w:pos="6426"/>
        </w:tabs>
        <w:spacing w:after="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5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/>
      </w:pPr>
      <w:r w:rsidDel="00000000" w:rsidR="00000000" w:rsidRPr="00000000">
        <w:rPr>
          <w:rtl w:val="0"/>
        </w:rPr>
        <w:t xml:space="preserve">Esto se traduce como la sumatoria de el digito multiplicado por la base con exponente a su posición.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Por ejemplo, queremos saber cual es el numero en base 10 del siguiente número:  </w:t>
      </w:r>
      <w:r w:rsidDel="00000000" w:rsidR="00000000" w:rsidRPr="00000000">
        <w:rPr>
          <w:b w:val="1"/>
          <w:color w:val="ff0000"/>
          <w:rtl w:val="0"/>
        </w:rPr>
        <w:t xml:space="preserve">714(9)</w:t>
      </w:r>
      <w:r w:rsidDel="00000000" w:rsidR="00000000" w:rsidRPr="00000000">
        <w:rPr>
          <w:rtl w:val="0"/>
        </w:rPr>
        <w:t xml:space="preserve">. Hay que tener en cuenta que este número esta en base 9.</w:t>
      </w:r>
    </w:p>
    <w:p w:rsidR="00000000" w:rsidDel="00000000" w:rsidP="00000000" w:rsidRDefault="00000000" w:rsidRPr="00000000" w14:paraId="00000039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596379" cy="330247"/>
                <wp:effectExtent b="0" l="0" r="0" t="0"/>
                <wp:wrapNone/>
                <wp:docPr id="2132807524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052573" y="3619639"/>
                          <a:ext cx="586854" cy="3207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6"/>
                                <w:vertAlign w:val="baseline"/>
                              </w:rPr>
                              <w:t xml:space="preserve">2   1  0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25400</wp:posOffset>
                </wp:positionV>
                <wp:extent cx="596379" cy="330247"/>
                <wp:effectExtent b="0" l="0" r="0" t="0"/>
                <wp:wrapNone/>
                <wp:docPr id="213280752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379" cy="33024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spacing w:after="0" w:lineRule="auto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Primero debemos reconocer las posiciones de cada digito: </w:t>
      </w:r>
      <w:r w:rsidDel="00000000" w:rsidR="00000000" w:rsidRPr="00000000">
        <w:rPr>
          <w:b w:val="1"/>
          <w:color w:val="ff0000"/>
          <w:rtl w:val="0"/>
        </w:rPr>
        <w:t xml:space="preserve">7 1 4(9)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Segundo, armamos la sumatoria y poniendo cada cosa según la formula y resolvemos: </w:t>
      </w:r>
    </w:p>
    <w:p w:rsidR="00000000" w:rsidDel="00000000" w:rsidP="00000000" w:rsidRDefault="00000000" w:rsidRPr="00000000" w14:paraId="0000003C">
      <w:pPr>
        <w:spacing w:after="0" w:lineRule="auto"/>
        <w:ind w:left="1416" w:firstLine="707.9999999999998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ind w:left="1416" w:firstLine="707.9999999999998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7 x 9²   +    7 x 9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¹</w:t>
      </w:r>
      <w:r w:rsidDel="00000000" w:rsidR="00000000" w:rsidRPr="00000000">
        <w:rPr>
          <w:b w:val="1"/>
          <w:color w:val="ff0000"/>
          <w:rtl w:val="0"/>
        </w:rPr>
        <w:t xml:space="preserve">    +   7 x 9° =</w:t>
      </w:r>
    </w:p>
    <w:p w:rsidR="00000000" w:rsidDel="00000000" w:rsidP="00000000" w:rsidRDefault="00000000" w:rsidRPr="00000000" w14:paraId="0000003E">
      <w:pPr>
        <w:spacing w:after="0" w:lineRule="auto"/>
        <w:ind w:left="1416" w:firstLine="707.9999999999998"/>
        <w:rPr>
          <w:b w:val="1"/>
          <w:color w:val="ff0000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b w:val="1"/>
          <w:color w:val="ff0000"/>
          <w:rtl w:val="0"/>
        </w:rPr>
        <w:t xml:space="preserve">7 x 81   +    7 x 9    +   7 x 1 =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1416" w:firstLine="707.9999999999998"/>
        <w:rPr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567(10)   +   63(10)    +   7(10) = </w:t>
      </w:r>
      <w:r w:rsidDel="00000000" w:rsidR="00000000" w:rsidRPr="00000000">
        <w:rPr>
          <w:b w:val="1"/>
          <w:color w:val="1f4e79"/>
          <w:rtl w:val="0"/>
        </w:rPr>
        <w:t xml:space="preserve">580</w:t>
      </w:r>
      <w:r w:rsidDel="00000000" w:rsidR="00000000" w:rsidRPr="00000000">
        <w:rPr>
          <w:b w:val="1"/>
          <w:color w:val="002060"/>
          <w:rtl w:val="0"/>
        </w:rPr>
        <w:t xml:space="preserve">(10)</w:t>
      </w:r>
      <w:r w:rsidDel="00000000" w:rsidR="00000000" w:rsidRPr="00000000">
        <w:rPr>
          <w:b w:val="1"/>
          <w:color w:val="ff0000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1416" w:firstLine="707.9999999999998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1416" w:firstLine="707.9999999999998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Pasar de BASE 10 a cualquier BASE.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En estos casos la idea es agarrar el numero decimal y hacer la división sucesiva poniendo la base objetivo como el divisor, hasta que el cociente sea menor al digito base que se quiere pasar. Cuando llegamos a esta ultima instancia de que el consciente es menor al divisor, entonces tomaremos este último consciente y los restos anteriores para armarnos el número.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Supongamos que queremos pasar </w:t>
      </w:r>
      <w:r w:rsidDel="00000000" w:rsidR="00000000" w:rsidRPr="00000000">
        <w:rPr>
          <w:b w:val="1"/>
          <w:color w:val="ff0000"/>
          <w:rtl w:val="0"/>
        </w:rPr>
        <w:t xml:space="preserve">32(10)</w:t>
      </w:r>
      <w:r w:rsidDel="00000000" w:rsidR="00000000" w:rsidRPr="00000000">
        <w:rPr>
          <w:rtl w:val="0"/>
        </w:rPr>
        <w:t xml:space="preserve"> a base </w:t>
      </w:r>
      <w:r w:rsidDel="00000000" w:rsidR="00000000" w:rsidRPr="00000000">
        <w:rPr>
          <w:b w:val="1"/>
          <w:color w:val="ff0000"/>
          <w:rtl w:val="0"/>
        </w:rPr>
        <w:t xml:space="preserve">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1838325" cy="289305"/>
                <wp:effectExtent b="0" l="0" r="0" t="0"/>
                <wp:wrapNone/>
                <wp:docPr id="21328075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165100</wp:posOffset>
                </wp:positionV>
                <wp:extent cx="1838325" cy="289305"/>
                <wp:effectExtent b="0" l="0" r="0" t="0"/>
                <wp:wrapNone/>
                <wp:docPr id="213280751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152400</wp:posOffset>
                </wp:positionV>
                <wp:extent cx="1838325" cy="289305"/>
                <wp:effectExtent b="0" l="0" r="0" t="0"/>
                <wp:wrapNone/>
                <wp:docPr id="2132807547" name=""/>
                <a:graphic>
                  <a:graphicData uri="http://schemas.microsoft.com/office/word/2010/wordprocessingShape">
                    <wps:wsp>
                      <wps:cNvSpPr/>
                      <wps:cNvPr id="36" name="Shape 36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152400</wp:posOffset>
                </wp:positionV>
                <wp:extent cx="1838325" cy="289305"/>
                <wp:effectExtent b="0" l="0" r="0" t="0"/>
                <wp:wrapNone/>
                <wp:docPr id="2132807547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228600</wp:posOffset>
                </wp:positionV>
                <wp:extent cx="0" cy="147638"/>
                <wp:effectExtent b="0" l="0" r="0" t="0"/>
                <wp:wrapNone/>
                <wp:docPr id="213280755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06181"/>
                          <a:ext cx="0" cy="147638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</wp:posOffset>
                </wp:positionH>
                <wp:positionV relativeFrom="paragraph">
                  <wp:posOffset>228600</wp:posOffset>
                </wp:positionV>
                <wp:extent cx="0" cy="147638"/>
                <wp:effectExtent b="0" l="0" r="0" t="0"/>
                <wp:wrapNone/>
                <wp:docPr id="2132807556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76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1838325" cy="289305"/>
                <wp:effectExtent b="0" l="0" r="0" t="0"/>
                <wp:wrapNone/>
                <wp:docPr id="2132807539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25400</wp:posOffset>
                </wp:positionV>
                <wp:extent cx="1838325" cy="289305"/>
                <wp:effectExtent b="0" l="0" r="0" t="0"/>
                <wp:wrapNone/>
                <wp:docPr id="2132807539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88900</wp:posOffset>
                </wp:positionV>
                <wp:extent cx="3175" cy="12700"/>
                <wp:effectExtent b="0" l="0" r="0" t="0"/>
                <wp:wrapNone/>
                <wp:docPr id="21328075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3594" y="3778413"/>
                          <a:ext cx="404813" cy="317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88900</wp:posOffset>
                </wp:positionV>
                <wp:extent cx="3175" cy="12700"/>
                <wp:effectExtent b="0" l="0" r="0" t="0"/>
                <wp:wrapNone/>
                <wp:docPr id="213280751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50800</wp:posOffset>
                </wp:positionV>
                <wp:extent cx="1838325" cy="288925"/>
                <wp:effectExtent b="0" l="0" r="0" t="0"/>
                <wp:wrapNone/>
                <wp:docPr id="2132807587" name=""/>
                <a:graphic>
                  <a:graphicData uri="http://schemas.microsoft.com/office/word/2010/wordprocessingShape">
                    <wps:wsp>
                      <wps:cNvSpPr/>
                      <wps:cNvPr id="76" name="Shape 76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698500</wp:posOffset>
                </wp:positionH>
                <wp:positionV relativeFrom="paragraph">
                  <wp:posOffset>50800</wp:posOffset>
                </wp:positionV>
                <wp:extent cx="1838325" cy="288925"/>
                <wp:effectExtent b="0" l="0" r="0" t="0"/>
                <wp:wrapNone/>
                <wp:docPr id="2132807587" name="image75.png"/>
                <a:graphic>
                  <a:graphicData uri="http://schemas.openxmlformats.org/drawingml/2006/picture">
                    <pic:pic>
                      <pic:nvPicPr>
                        <pic:cNvPr id="0" name="image7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127000</wp:posOffset>
                </wp:positionV>
                <wp:extent cx="0" cy="147320"/>
                <wp:effectExtent b="0" l="0" r="0" t="0"/>
                <wp:wrapNone/>
                <wp:docPr id="213280754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06340"/>
                          <a:ext cx="0" cy="14732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127000</wp:posOffset>
                </wp:positionV>
                <wp:extent cx="0" cy="147320"/>
                <wp:effectExtent b="0" l="0" r="0" t="0"/>
                <wp:wrapNone/>
                <wp:docPr id="2132807543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7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279400</wp:posOffset>
                </wp:positionV>
                <wp:extent cx="3175" cy="12700"/>
                <wp:effectExtent b="0" l="0" r="0" t="0"/>
                <wp:wrapNone/>
                <wp:docPr id="21328075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3753" y="3778413"/>
                          <a:ext cx="404495" cy="317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279400</wp:posOffset>
                </wp:positionV>
                <wp:extent cx="3175" cy="12700"/>
                <wp:effectExtent b="0" l="0" r="0" t="0"/>
                <wp:wrapNone/>
                <wp:docPr id="213280752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1328075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3600" y="378000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241300</wp:posOffset>
                </wp:positionV>
                <wp:extent cx="0" cy="12700"/>
                <wp:effectExtent b="0" l="0" r="0" t="0"/>
                <wp:wrapNone/>
                <wp:docPr id="213280752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228600</wp:posOffset>
                </wp:positionV>
                <wp:extent cx="1838325" cy="289305"/>
                <wp:effectExtent b="0" l="0" r="0" t="0"/>
                <wp:wrapNone/>
                <wp:docPr id="2132807571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228600</wp:posOffset>
                </wp:positionV>
                <wp:extent cx="1838325" cy="289305"/>
                <wp:effectExtent b="0" l="0" r="0" t="0"/>
                <wp:wrapNone/>
                <wp:docPr id="2132807571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38100</wp:posOffset>
                </wp:positionV>
                <wp:extent cx="1838325" cy="289305"/>
                <wp:effectExtent b="0" l="0" r="0" t="0"/>
                <wp:wrapNone/>
                <wp:docPr id="2132807546" name=""/>
                <a:graphic>
                  <a:graphicData uri="http://schemas.microsoft.com/office/word/2010/wordprocessingShape">
                    <wps:wsp>
                      <wps:cNvSpPr/>
                      <wps:cNvPr id="35" name="Shape 35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38100</wp:posOffset>
                </wp:positionV>
                <wp:extent cx="1838325" cy="289305"/>
                <wp:effectExtent b="0" l="0" r="0" t="0"/>
                <wp:wrapNone/>
                <wp:docPr id="2132807546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177800</wp:posOffset>
                </wp:positionV>
                <wp:extent cx="1838325" cy="289305"/>
                <wp:effectExtent b="0" l="0" r="0" t="0"/>
                <wp:wrapNone/>
                <wp:docPr id="2132807550" name=""/>
                <a:graphic>
                  <a:graphicData uri="http://schemas.microsoft.com/office/word/2010/wordprocessingShape">
                    <wps:wsp>
                      <wps:cNvSpPr/>
                      <wps:cNvPr id="39" name="Shape 39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177800</wp:posOffset>
                </wp:positionV>
                <wp:extent cx="1838325" cy="289305"/>
                <wp:effectExtent b="0" l="0" r="0" t="0"/>
                <wp:wrapNone/>
                <wp:docPr id="2132807550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215900</wp:posOffset>
                </wp:positionV>
                <wp:extent cx="1838325" cy="289305"/>
                <wp:effectExtent b="0" l="0" r="0" t="0"/>
                <wp:wrapNone/>
                <wp:docPr id="2132807527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723900</wp:posOffset>
                </wp:positionH>
                <wp:positionV relativeFrom="paragraph">
                  <wp:posOffset>215900</wp:posOffset>
                </wp:positionV>
                <wp:extent cx="1838325" cy="289305"/>
                <wp:effectExtent b="0" l="0" r="0" t="0"/>
                <wp:wrapNone/>
                <wp:docPr id="213280752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213280755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10219" y="3780000"/>
                          <a:ext cx="71562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254000</wp:posOffset>
                </wp:positionV>
                <wp:extent cx="0" cy="12700"/>
                <wp:effectExtent b="0" l="0" r="0" t="0"/>
                <wp:wrapNone/>
                <wp:docPr id="2132807559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366699" cy="165431"/>
                <wp:effectExtent b="0" l="0" r="0" t="0"/>
                <wp:wrapNone/>
                <wp:docPr id="2132807586" name=""/>
                <a:graphic>
                  <a:graphicData uri="http://schemas.microsoft.com/office/word/2010/wordprocessingShape">
                    <wps:wsp>
                      <wps:cNvCnPr/>
                      <wps:spPr>
                        <a:xfrm rot="10800000">
                          <a:off x="5169001" y="3703635"/>
                          <a:ext cx="353999" cy="152731"/>
                        </a:xfrm>
                        <a:prstGeom prst="curvedConnector3">
                          <a:avLst>
                            <a:gd fmla="val 123310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366699" cy="165431"/>
                <wp:effectExtent b="0" l="0" r="0" t="0"/>
                <wp:wrapNone/>
                <wp:docPr id="2132807586" name="image74.png"/>
                <a:graphic>
                  <a:graphicData uri="http://schemas.openxmlformats.org/drawingml/2006/picture">
                    <pic:pic>
                      <pic:nvPicPr>
                        <pic:cNvPr id="0" name="image74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6699" cy="16543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34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34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1328075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93600" y="3780000"/>
                          <a:ext cx="3048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13280752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12700</wp:posOffset>
                </wp:positionV>
                <wp:extent cx="223409" cy="168578"/>
                <wp:effectExtent b="0" l="0" r="0" t="0"/>
                <wp:wrapNone/>
                <wp:docPr id="2132807579" name=""/>
                <a:graphic>
                  <a:graphicData uri="http://schemas.microsoft.com/office/word/2010/wordprocessingShape">
                    <wps:wsp>
                      <wps:cNvSpPr/>
                      <wps:cNvPr id="68" name="Shape 68"/>
                      <wps:spPr>
                        <a:xfrm>
                          <a:off x="5240646" y="3702061"/>
                          <a:ext cx="210709" cy="155878"/>
                        </a:xfrm>
                        <a:custGeom>
                          <a:rect b="b" l="l" r="r" t="t"/>
                          <a:pathLst>
                            <a:path extrusionOk="0" h="155878" w="210709">
                              <a:moveTo>
                                <a:pt x="0" y="77939"/>
                              </a:moveTo>
                              <a:cubicBezTo>
                                <a:pt x="1544" y="23280"/>
                                <a:pt x="56141" y="7228"/>
                                <a:pt x="105355" y="0"/>
                              </a:cubicBezTo>
                              <a:cubicBezTo>
                                <a:pt x="160241" y="-1248"/>
                                <a:pt x="212205" y="29652"/>
                                <a:pt x="210710" y="77939"/>
                              </a:cubicBezTo>
                              <a:cubicBezTo>
                                <a:pt x="217866" y="116254"/>
                                <a:pt x="161242" y="161736"/>
                                <a:pt x="105355" y="155878"/>
                              </a:cubicBezTo>
                              <a:cubicBezTo>
                                <a:pt x="43991" y="166315"/>
                                <a:pt x="1757" y="119439"/>
                                <a:pt x="0" y="77939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736600</wp:posOffset>
                </wp:positionH>
                <wp:positionV relativeFrom="paragraph">
                  <wp:posOffset>12700</wp:posOffset>
                </wp:positionV>
                <wp:extent cx="223409" cy="168578"/>
                <wp:effectExtent b="0" l="0" r="0" t="0"/>
                <wp:wrapNone/>
                <wp:docPr id="2132807579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09" cy="1685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177800</wp:posOffset>
                </wp:positionV>
                <wp:extent cx="223409" cy="168578"/>
                <wp:effectExtent b="0" l="0" r="0" t="0"/>
                <wp:wrapNone/>
                <wp:docPr id="2132807566" name=""/>
                <a:graphic>
                  <a:graphicData uri="http://schemas.microsoft.com/office/word/2010/wordprocessingShape">
                    <wps:wsp>
                      <wps:cNvSpPr/>
                      <wps:cNvPr id="55" name="Shape 55"/>
                      <wps:spPr>
                        <a:xfrm>
                          <a:off x="5240646" y="3702061"/>
                          <a:ext cx="210709" cy="155878"/>
                        </a:xfrm>
                        <a:custGeom>
                          <a:rect b="b" l="l" r="r" t="t"/>
                          <a:pathLst>
                            <a:path extrusionOk="0" h="155878" w="210709">
                              <a:moveTo>
                                <a:pt x="0" y="77939"/>
                              </a:moveTo>
                              <a:cubicBezTo>
                                <a:pt x="1544" y="23280"/>
                                <a:pt x="56141" y="7228"/>
                                <a:pt x="105355" y="0"/>
                              </a:cubicBezTo>
                              <a:cubicBezTo>
                                <a:pt x="160241" y="-1248"/>
                                <a:pt x="212205" y="29652"/>
                                <a:pt x="210710" y="77939"/>
                              </a:cubicBezTo>
                              <a:cubicBezTo>
                                <a:pt x="217866" y="116254"/>
                                <a:pt x="161242" y="161736"/>
                                <a:pt x="105355" y="155878"/>
                              </a:cubicBezTo>
                              <a:cubicBezTo>
                                <a:pt x="43991" y="166315"/>
                                <a:pt x="1757" y="119439"/>
                                <a:pt x="0" y="77939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368300</wp:posOffset>
                </wp:positionH>
                <wp:positionV relativeFrom="paragraph">
                  <wp:posOffset>177800</wp:posOffset>
                </wp:positionV>
                <wp:extent cx="223409" cy="168578"/>
                <wp:effectExtent b="0" l="0" r="0" t="0"/>
                <wp:wrapNone/>
                <wp:docPr id="2132807566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09" cy="1685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12700</wp:posOffset>
                </wp:positionV>
                <wp:extent cx="223409" cy="168578"/>
                <wp:effectExtent b="0" l="0" r="0" t="0"/>
                <wp:wrapNone/>
                <wp:docPr id="2132807517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40646" y="3702061"/>
                          <a:ext cx="210709" cy="155878"/>
                        </a:xfrm>
                        <a:custGeom>
                          <a:rect b="b" l="l" r="r" t="t"/>
                          <a:pathLst>
                            <a:path extrusionOk="0" h="155878" w="210709">
                              <a:moveTo>
                                <a:pt x="0" y="77939"/>
                              </a:moveTo>
                              <a:cubicBezTo>
                                <a:pt x="1544" y="23280"/>
                                <a:pt x="56141" y="7228"/>
                                <a:pt x="105355" y="0"/>
                              </a:cubicBezTo>
                              <a:cubicBezTo>
                                <a:pt x="160241" y="-1248"/>
                                <a:pt x="212205" y="29652"/>
                                <a:pt x="210710" y="77939"/>
                              </a:cubicBezTo>
                              <a:cubicBezTo>
                                <a:pt x="217866" y="116254"/>
                                <a:pt x="161242" y="161736"/>
                                <a:pt x="105355" y="155878"/>
                              </a:cubicBezTo>
                              <a:cubicBezTo>
                                <a:pt x="43991" y="166315"/>
                                <a:pt x="1757" y="119439"/>
                                <a:pt x="0" y="77939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25401</wp:posOffset>
                </wp:positionH>
                <wp:positionV relativeFrom="paragraph">
                  <wp:posOffset>12700</wp:posOffset>
                </wp:positionV>
                <wp:extent cx="223409" cy="168578"/>
                <wp:effectExtent b="0" l="0" r="0" t="0"/>
                <wp:wrapNone/>
                <wp:docPr id="213280751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09" cy="16857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139700</wp:posOffset>
                </wp:positionV>
                <wp:extent cx="392043" cy="143814"/>
                <wp:effectExtent b="0" l="0" r="0" t="0"/>
                <wp:wrapNone/>
                <wp:docPr id="2132807533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56329" y="3714443"/>
                          <a:ext cx="379343" cy="131114"/>
                        </a:xfrm>
                        <a:prstGeom prst="curvedConnector3">
                          <a:avLst>
                            <a:gd fmla="val -23619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596900</wp:posOffset>
                </wp:positionH>
                <wp:positionV relativeFrom="paragraph">
                  <wp:posOffset>139700</wp:posOffset>
                </wp:positionV>
                <wp:extent cx="392043" cy="143814"/>
                <wp:effectExtent b="0" l="0" r="0" t="0"/>
                <wp:wrapNone/>
                <wp:docPr id="2132807533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2043" cy="14381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Al finalizar la divisiones, vemos que el ultimo consciente es el numero 2 que es menor a nuestro divisor. Entonces agarramos el 2 y lo vamos juntando con los restos anteriores. Nos quedaría el numero </w:t>
      </w:r>
      <w:r w:rsidDel="00000000" w:rsidR="00000000" w:rsidRPr="00000000">
        <w:rPr>
          <w:b w:val="1"/>
          <w:color w:val="ff0000"/>
          <w:rtl w:val="0"/>
        </w:rPr>
        <w:t xml:space="preserve">200(4)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NUMEROS CON COMAS.</w:t>
      </w:r>
    </w:p>
    <w:sdt>
      <w:sdtPr>
        <w:tag w:val="goog_rdk_3"/>
      </w:sdtPr>
      <w:sdtContent>
        <w:p w:rsidR="00000000" w:rsidDel="00000000" w:rsidP="00000000" w:rsidRDefault="00000000" w:rsidRPr="00000000" w14:paraId="0000004F">
          <w:pPr>
            <w:ind w:left="720" w:firstLine="0"/>
            <w:rPr/>
            <w:pPrChange w:author="Delfina Paniccia" w:id="0" w:date="2024-05-01T20:55:15Z">
              <w:pPr/>
            </w:pPrChange>
          </w:pPr>
          <w:r w:rsidDel="00000000" w:rsidR="00000000" w:rsidRPr="00000000">
            <w:rPr>
              <w:rtl w:val="0"/>
            </w:rPr>
            <w:t xml:space="preserve">Hasta el momento se han pasado solamente números enteros, ya sea a Base 10 o cualqu</w:t>
          </w:r>
          <w:sdt>
            <w:sdtPr>
              <w:tag w:val="goog_rdk_1"/>
            </w:sdtPr>
            <w:sdtContent>
              <w:ins w:author="Delfina Paniccia" w:id="0" w:date="2024-04-30T20:14:27Z">
                <w:r w:rsidDel="00000000" w:rsidR="00000000" w:rsidRPr="00000000">
                  <w:rPr>
                    <w:rtl w:val="0"/>
                  </w:rPr>
                  <w:t xml:space="preserve"> </w:t>
                </w:r>
              </w:ins>
            </w:sdtContent>
          </w:sdt>
          <w:r w:rsidDel="00000000" w:rsidR="00000000" w:rsidRPr="00000000">
            <w:rPr>
              <w:rtl w:val="0"/>
            </w:rPr>
            <w:t xml:space="preserve">ier otra. Un numero decimal cuenta con dos parte, con su parte entera, y su parte decimal. La parte entera se emplea igual que los métodos anteriores, ya la parte decimal se hace un p</w:t>
          </w:r>
          <w:sdt>
            <w:sdtPr>
              <w:tag w:val="goog_rdk_2"/>
            </w:sdtPr>
            <w:sdtContent>
              <w:ins w:author="Delfina Paniccia" w:id="1" w:date="2024-05-01T20:55:10Z">
                <w:r w:rsidDel="00000000" w:rsidR="00000000" w:rsidRPr="00000000">
                  <w:rPr>
                    <w:rtl w:val="0"/>
                  </w:rPr>
                  <w:t xml:space="preserve"> </w:t>
                </w:r>
              </w:ins>
            </w:sdtContent>
          </w:sdt>
          <w:r w:rsidDel="00000000" w:rsidR="00000000" w:rsidRPr="00000000">
            <w:rPr>
              <w:rtl w:val="0"/>
            </w:rPr>
            <w:t xml:space="preserve">aso extra.</w:t>
          </w:r>
        </w:p>
      </w:sdtContent>
    </w:sdt>
    <w:p w:rsidR="00000000" w:rsidDel="00000000" w:rsidP="00000000" w:rsidRDefault="00000000" w:rsidRPr="00000000" w14:paraId="00000050">
      <w:pPr>
        <w:pStyle w:val="Heading3"/>
        <w:rPr/>
      </w:pPr>
      <w:r w:rsidDel="00000000" w:rsidR="00000000" w:rsidRPr="00000000">
        <w:rPr>
          <w:rtl w:val="0"/>
        </w:rPr>
        <w:t xml:space="preserve">Pasar de cualquier BASE a BASE 10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Cuando teníamos que pasar a base 10, vimos que cada digito tenia una posición. En el numero 123(4) vemos que el primer digito es el 3, correspondiente a la posición 0. Si el numero fuera 123,23(4) entonces la posición del numero 2 seria -1 y la posición del número 3 es -1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139700</wp:posOffset>
                </wp:positionV>
                <wp:extent cx="1655445" cy="419176"/>
                <wp:effectExtent b="0" l="0" r="0" t="0"/>
                <wp:wrapNone/>
                <wp:docPr id="2132807532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4523040" y="3575175"/>
                          <a:ext cx="1645920" cy="409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f5496"/>
                                <w:sz w:val="28"/>
                                <w:vertAlign w:val="baseline"/>
                              </w:rPr>
                              <w:t xml:space="preserve">2    1    0      -1   -2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139700</wp:posOffset>
                </wp:positionV>
                <wp:extent cx="1655445" cy="419176"/>
                <wp:effectExtent b="0" l="0" r="0" t="0"/>
                <wp:wrapNone/>
                <wp:docPr id="2132807532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4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5445" cy="419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3">
      <w:pPr>
        <w:ind w:left="2124" w:firstLine="707.9999999999998"/>
        <w:rPr>
          <w:color w:val="ff0000"/>
          <w:sz w:val="56"/>
          <w:szCs w:val="56"/>
        </w:rPr>
      </w:pPr>
      <w:r w:rsidDel="00000000" w:rsidR="00000000" w:rsidRPr="00000000">
        <w:rPr>
          <w:color w:val="ff0000"/>
          <w:sz w:val="56"/>
          <w:szCs w:val="56"/>
          <w:rtl w:val="0"/>
        </w:rPr>
        <w:t xml:space="preserve">1 2 3, 2 3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 lo que respecta en la formula, se hace de la misma manera, las posiciones representaran el exponente de la base que multiplicaran el digito, dependiendo la posición que estén ocupados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127000</wp:posOffset>
                </wp:positionV>
                <wp:extent cx="4135298" cy="419176"/>
                <wp:effectExtent b="0" l="0" r="0" t="0"/>
                <wp:wrapNone/>
                <wp:docPr id="2132807544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3283114" y="3575175"/>
                          <a:ext cx="4125773" cy="409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2f5496"/>
                                <w:sz w:val="28"/>
                                <w:vertAlign w:val="baseline"/>
                              </w:rPr>
                              <w:t xml:space="preserve">2                  1                 0                -1                  -2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1435100</wp:posOffset>
                </wp:positionH>
                <wp:positionV relativeFrom="paragraph">
                  <wp:posOffset>127000</wp:posOffset>
                </wp:positionV>
                <wp:extent cx="4135298" cy="419176"/>
                <wp:effectExtent b="0" l="0" r="0" t="0"/>
                <wp:wrapNone/>
                <wp:docPr id="2132807544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4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35298" cy="41917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rPr>
          <w:sz w:val="44"/>
          <w:szCs w:val="44"/>
        </w:rPr>
      </w:pPr>
      <w:r w:rsidDel="00000000" w:rsidR="00000000" w:rsidRPr="00000000">
        <w:rPr>
          <w:color w:val="ff0000"/>
          <w:sz w:val="44"/>
          <w:szCs w:val="44"/>
          <w:rtl w:val="0"/>
        </w:rPr>
        <w:t xml:space="preserve">123,</w:t>
      </w:r>
      <w:r w:rsidDel="00000000" w:rsidR="00000000" w:rsidRPr="00000000">
        <w:rPr>
          <w:color w:val="7030a0"/>
          <w:sz w:val="44"/>
          <w:szCs w:val="44"/>
          <w:rtl w:val="0"/>
        </w:rPr>
        <w:t xml:space="preserve">23</w:t>
      </w:r>
      <w:r w:rsidDel="00000000" w:rsidR="00000000" w:rsidRPr="00000000">
        <w:rPr>
          <w:color w:val="ff0000"/>
          <w:sz w:val="44"/>
          <w:szCs w:val="44"/>
          <w:rtl w:val="0"/>
        </w:rPr>
        <w:t xml:space="preserve"> </w:t>
      </w:r>
      <w:r w:rsidDel="00000000" w:rsidR="00000000" w:rsidRPr="00000000">
        <w:rPr>
          <w:sz w:val="44"/>
          <w:szCs w:val="44"/>
          <w:rtl w:val="0"/>
        </w:rPr>
        <w:t xml:space="preserve">= </w:t>
      </w:r>
      <w:r w:rsidDel="00000000" w:rsidR="00000000" w:rsidRPr="00000000">
        <w:rPr>
          <w:color w:val="002060"/>
          <w:sz w:val="44"/>
          <w:szCs w:val="44"/>
          <w:rtl w:val="0"/>
        </w:rPr>
        <w:t xml:space="preserve">1 x 4 + 2 x 4 + 3 x 4 + </w:t>
      </w:r>
      <w:r w:rsidDel="00000000" w:rsidR="00000000" w:rsidRPr="00000000">
        <w:rPr>
          <w:color w:val="7030a0"/>
          <w:sz w:val="44"/>
          <w:szCs w:val="44"/>
          <w:rtl w:val="0"/>
        </w:rPr>
        <w:t xml:space="preserve">2</w:t>
      </w:r>
      <w:r w:rsidDel="00000000" w:rsidR="00000000" w:rsidRPr="00000000">
        <w:rPr>
          <w:color w:val="002060"/>
          <w:sz w:val="44"/>
          <w:szCs w:val="44"/>
          <w:rtl w:val="0"/>
        </w:rPr>
        <w:t xml:space="preserve"> x 4 + </w:t>
      </w:r>
      <w:r w:rsidDel="00000000" w:rsidR="00000000" w:rsidRPr="00000000">
        <w:rPr>
          <w:color w:val="7030a0"/>
          <w:sz w:val="44"/>
          <w:szCs w:val="44"/>
          <w:rtl w:val="0"/>
        </w:rPr>
        <w:t xml:space="preserve">3</w:t>
      </w:r>
      <w:r w:rsidDel="00000000" w:rsidR="00000000" w:rsidRPr="00000000">
        <w:rPr>
          <w:color w:val="002060"/>
          <w:sz w:val="44"/>
          <w:szCs w:val="44"/>
          <w:rtl w:val="0"/>
        </w:rPr>
        <w:t xml:space="preserve"> x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r w:rsidDel="00000000" w:rsidR="00000000" w:rsidRPr="00000000">
        <w:rPr>
          <w:rtl w:val="0"/>
        </w:rPr>
        <w:t xml:space="preserve">Pasar de BASE 10 a cualquier base.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 este caso la parte entera se hace igual como el método visto anteriormente (divisiones sucesivas hasta que el divisor será menor que el consciente y agarrar los restos anteriores), pero a la parte decimal se la debe MUTLIPLICAR por la base destino, y al resultado agarrar la parte entera (si es cero, se agarra 0) y multiplicar de nuevo por la base. Se repetiré la operción como tantos dígitos se necesite. </w:t>
      </w:r>
    </w:p>
    <w:p w:rsidR="00000000" w:rsidDel="00000000" w:rsidP="00000000" w:rsidRDefault="00000000" w:rsidRPr="00000000" w14:paraId="0000005D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Por ejemplo, al numero </w:t>
      </w:r>
      <w:r w:rsidDel="00000000" w:rsidR="00000000" w:rsidRPr="00000000">
        <w:rPr>
          <w:b w:val="1"/>
          <w:color w:val="ff0000"/>
          <w:rtl w:val="0"/>
        </w:rPr>
        <w:t xml:space="preserve">3,48(10) </w:t>
      </w:r>
      <w:r w:rsidDel="00000000" w:rsidR="00000000" w:rsidRPr="00000000">
        <w:rPr>
          <w:color w:val="000000"/>
          <w:rtl w:val="0"/>
        </w:rPr>
        <w:t xml:space="preserve">lo queremos pasar a base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color w:val="ff0000"/>
          <w:rtl w:val="0"/>
        </w:rPr>
        <w:tab/>
      </w:r>
      <w:r w:rsidDel="00000000" w:rsidR="00000000" w:rsidRPr="00000000">
        <w:rPr>
          <w:b w:val="1"/>
          <w:color w:val="000000"/>
          <w:rtl w:val="0"/>
        </w:rPr>
        <w:t xml:space="preserve">PARTE ENTERA</w:t>
      </w:r>
      <w:r w:rsidDel="00000000" w:rsidR="00000000" w:rsidRPr="00000000">
        <w:rPr>
          <w:b w:val="1"/>
          <w:color w:val="ff0000"/>
          <w:rtl w:val="0"/>
        </w:rPr>
        <w:tab/>
        <w:tab/>
        <w:tab/>
        <w:tab/>
        <w:tab/>
        <w:tab/>
      </w:r>
      <w:r w:rsidDel="00000000" w:rsidR="00000000" w:rsidRPr="00000000">
        <w:rPr>
          <w:b w:val="1"/>
          <w:color w:val="000000"/>
          <w:rtl w:val="0"/>
        </w:rPr>
        <w:t xml:space="preserve">PARTE DECIMAL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241300</wp:posOffset>
                </wp:positionV>
                <wp:extent cx="1838325" cy="289305"/>
                <wp:effectExtent b="0" l="0" r="0" t="0"/>
                <wp:wrapNone/>
                <wp:docPr id="2132807572" name=""/>
                <a:graphic>
                  <a:graphicData uri="http://schemas.microsoft.com/office/word/2010/wordprocessingShape">
                    <wps:wsp>
                      <wps:cNvSpPr/>
                      <wps:cNvPr id="61" name="Shape 61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3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241300</wp:posOffset>
                </wp:positionV>
                <wp:extent cx="1838325" cy="289305"/>
                <wp:effectExtent b="0" l="0" r="0" t="0"/>
                <wp:wrapNone/>
                <wp:docPr id="2132807572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4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228600</wp:posOffset>
                </wp:positionV>
                <wp:extent cx="1838325" cy="289305"/>
                <wp:effectExtent b="0" l="0" r="0" t="0"/>
                <wp:wrapNone/>
                <wp:docPr id="2132807554" name=""/>
                <a:graphic>
                  <a:graphicData uri="http://schemas.microsoft.com/office/word/2010/wordprocessingShape">
                    <wps:wsp>
                      <wps:cNvSpPr/>
                      <wps:cNvPr id="43" name="Shape 43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609600</wp:posOffset>
                </wp:positionH>
                <wp:positionV relativeFrom="paragraph">
                  <wp:posOffset>228600</wp:posOffset>
                </wp:positionV>
                <wp:extent cx="1838325" cy="289305"/>
                <wp:effectExtent b="0" l="0" r="0" t="0"/>
                <wp:wrapNone/>
                <wp:docPr id="2132807554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4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0" cy="147320"/>
                <wp:effectExtent b="0" l="0" r="0" t="0"/>
                <wp:wrapNone/>
                <wp:docPr id="21328075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06340"/>
                          <a:ext cx="0" cy="14732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0" cy="147320"/>
                <wp:effectExtent b="0" l="0" r="0" t="0"/>
                <wp:wrapNone/>
                <wp:docPr id="2132807558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4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473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21328075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00941" y="3780000"/>
                          <a:ext cx="490118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177800</wp:posOffset>
                </wp:positionV>
                <wp:extent cx="0" cy="12700"/>
                <wp:effectExtent b="0" l="0" r="0" t="0"/>
                <wp:wrapNone/>
                <wp:docPr id="2132807567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4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62" name=""/>
                <a:graphic>
                  <a:graphicData uri="http://schemas.microsoft.com/office/word/2010/wordprocessingShape">
                    <wps:wsp>
                      <wps:cNvSpPr/>
                      <wps:cNvPr id="51" name="Shape 51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304800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62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4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1328075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95994" y="3780000"/>
                          <a:ext cx="100013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266700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132807557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4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139700</wp:posOffset>
                </wp:positionV>
                <wp:extent cx="1838325" cy="288925"/>
                <wp:effectExtent b="0" l="0" r="0" t="0"/>
                <wp:wrapNone/>
                <wp:docPr id="213280751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139700</wp:posOffset>
                </wp:positionV>
                <wp:extent cx="1838325" cy="288925"/>
                <wp:effectExtent b="0" l="0" r="0" t="0"/>
                <wp:wrapNone/>
                <wp:docPr id="213280751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4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215900</wp:posOffset>
                </wp:positionV>
                <wp:extent cx="207963" cy="182563"/>
                <wp:effectExtent b="0" l="0" r="0" t="0"/>
                <wp:wrapNone/>
                <wp:docPr id="2132807545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48369" y="3695069"/>
                          <a:ext cx="195263" cy="169863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0B05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647700</wp:posOffset>
                </wp:positionH>
                <wp:positionV relativeFrom="paragraph">
                  <wp:posOffset>215900</wp:posOffset>
                </wp:positionV>
                <wp:extent cx="207963" cy="182563"/>
                <wp:effectExtent b="0" l="0" r="0" t="0"/>
                <wp:wrapNone/>
                <wp:docPr id="2132807545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5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3" cy="182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1838325" cy="289305"/>
                <wp:effectExtent b="0" l="0" r="0" t="0"/>
                <wp:wrapNone/>
                <wp:docPr id="2132807574" name=""/>
                <a:graphic>
                  <a:graphicData uri="http://schemas.microsoft.com/office/word/2010/wordprocessingShape">
                    <wps:wsp>
                      <wps:cNvSpPr/>
                      <wps:cNvPr id="63" name="Shape 63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0,48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0</wp:posOffset>
                </wp:positionV>
                <wp:extent cx="1838325" cy="289305"/>
                <wp:effectExtent b="0" l="0" r="0" t="0"/>
                <wp:wrapNone/>
                <wp:docPr id="2132807574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5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152400</wp:posOffset>
                </wp:positionV>
                <wp:extent cx="1838325" cy="289305"/>
                <wp:effectExtent b="0" l="0" r="0" t="0"/>
                <wp:wrapNone/>
                <wp:docPr id="2132807573" name=""/>
                <a:graphic>
                  <a:graphicData uri="http://schemas.microsoft.com/office/word/2010/wordprocessingShape">
                    <wps:wsp>
                      <wps:cNvSpPr/>
                      <wps:cNvPr id="62" name="Shape 62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152400</wp:posOffset>
                </wp:positionV>
                <wp:extent cx="1838325" cy="289305"/>
                <wp:effectExtent b="0" l="0" r="0" t="0"/>
                <wp:wrapNone/>
                <wp:docPr id="2132807573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5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139700</wp:posOffset>
                </wp:positionV>
                <wp:extent cx="1838325" cy="289305"/>
                <wp:effectExtent b="0" l="0" r="0" t="0"/>
                <wp:wrapNone/>
                <wp:docPr id="2132807589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139700</wp:posOffset>
                </wp:positionV>
                <wp:extent cx="1838325" cy="289305"/>
                <wp:effectExtent b="0" l="0" r="0" t="0"/>
                <wp:wrapNone/>
                <wp:docPr id="2132807589" name="image77.png"/>
                <a:graphic>
                  <a:graphicData uri="http://schemas.openxmlformats.org/drawingml/2006/picture">
                    <pic:pic>
                      <pic:nvPicPr>
                        <pic:cNvPr id="0" name="image77.png"/>
                        <pic:cNvPicPr preferRelativeResize="0"/>
                      </pic:nvPicPr>
                      <pic:blipFill>
                        <a:blip r:embed="rId5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213280756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48528" y="3780000"/>
                          <a:ext cx="194945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330200</wp:posOffset>
                </wp:positionH>
                <wp:positionV relativeFrom="paragraph">
                  <wp:posOffset>63500</wp:posOffset>
                </wp:positionV>
                <wp:extent cx="0" cy="12700"/>
                <wp:effectExtent b="0" l="0" r="0" t="0"/>
                <wp:wrapNone/>
                <wp:docPr id="2132807569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5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1838325" cy="288925"/>
                <wp:effectExtent b="0" l="0" r="0" t="0"/>
                <wp:wrapNone/>
                <wp:docPr id="2132807565" name=""/>
                <a:graphic>
                  <a:graphicData uri="http://schemas.microsoft.com/office/word/2010/wordprocessingShape">
                    <wps:wsp>
                      <wps:cNvSpPr/>
                      <wps:cNvPr id="54" name="Shape 54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317500</wp:posOffset>
                </wp:positionH>
                <wp:positionV relativeFrom="paragraph">
                  <wp:posOffset>0</wp:posOffset>
                </wp:positionV>
                <wp:extent cx="1838325" cy="288925"/>
                <wp:effectExtent b="0" l="0" r="0" t="0"/>
                <wp:wrapNone/>
                <wp:docPr id="2132807565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5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207963" cy="182563"/>
                <wp:effectExtent b="0" l="0" r="0" t="0"/>
                <wp:wrapNone/>
                <wp:docPr id="2132807518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48369" y="3695069"/>
                          <a:ext cx="195263" cy="169863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76200</wp:posOffset>
                </wp:positionV>
                <wp:extent cx="207963" cy="182563"/>
                <wp:effectExtent b="0" l="0" r="0" t="0"/>
                <wp:wrapNone/>
                <wp:docPr id="213280751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5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3" cy="182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88900</wp:posOffset>
                </wp:positionV>
                <wp:extent cx="331470" cy="155575"/>
                <wp:effectExtent b="0" l="0" r="0" t="0"/>
                <wp:wrapNone/>
                <wp:docPr id="2132807535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186615" y="3708563"/>
                          <a:ext cx="318770" cy="142875"/>
                        </a:xfrm>
                        <a:prstGeom prst="curvedConnector3">
                          <a:avLst>
                            <a:gd fmla="val -21713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520700</wp:posOffset>
                </wp:positionH>
                <wp:positionV relativeFrom="paragraph">
                  <wp:posOffset>88900</wp:posOffset>
                </wp:positionV>
                <wp:extent cx="331470" cy="155575"/>
                <wp:effectExtent b="0" l="0" r="0" t="0"/>
                <wp:wrapNone/>
                <wp:docPr id="2132807535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5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31470" cy="155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101600</wp:posOffset>
                </wp:positionV>
                <wp:extent cx="1905" cy="12700"/>
                <wp:effectExtent b="0" l="0" r="0" t="0"/>
                <wp:wrapNone/>
                <wp:docPr id="21328075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8332" y="3779048"/>
                          <a:ext cx="795337" cy="190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101600</wp:posOffset>
                </wp:positionV>
                <wp:extent cx="1905" cy="12700"/>
                <wp:effectExtent b="0" l="0" r="0" t="0"/>
                <wp:wrapNone/>
                <wp:docPr id="2132807541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5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63" name=""/>
                <a:graphic>
                  <a:graphicData uri="http://schemas.microsoft.com/office/word/2010/wordprocessingShape">
                    <wps:wsp>
                      <wps:cNvSpPr/>
                      <wps:cNvPr id="52" name="Shape 52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0,96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101600</wp:posOffset>
                </wp:positionV>
                <wp:extent cx="1838325" cy="289305"/>
                <wp:effectExtent b="0" l="0" r="0" t="0"/>
                <wp:wrapNone/>
                <wp:docPr id="2132807563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5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139700</wp:posOffset>
                </wp:positionV>
                <wp:extent cx="207963" cy="182563"/>
                <wp:effectExtent b="0" l="0" r="0" t="0"/>
                <wp:wrapNone/>
                <wp:docPr id="2132807555" name=""/>
                <a:graphic>
                  <a:graphicData uri="http://schemas.microsoft.com/office/word/2010/wordprocessingShape">
                    <wps:wsp>
                      <wps:cNvSpPr/>
                      <wps:cNvPr id="44" name="Shape 44"/>
                      <wps:spPr>
                        <a:xfrm>
                          <a:off x="5248369" y="3695069"/>
                          <a:ext cx="195263" cy="169863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139700</wp:posOffset>
                </wp:positionV>
                <wp:extent cx="207963" cy="182563"/>
                <wp:effectExtent b="0" l="0" r="0" t="0"/>
                <wp:wrapNone/>
                <wp:docPr id="2132807555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6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3" cy="182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228600</wp:posOffset>
                </wp:positionV>
                <wp:extent cx="9525" cy="433387"/>
                <wp:effectExtent b="0" l="0" r="0" t="0"/>
                <wp:wrapNone/>
                <wp:docPr id="213280756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41238" y="3563307"/>
                          <a:ext cx="9525" cy="433387"/>
                        </a:xfrm>
                        <a:prstGeom prst="curvedConnector3">
                          <a:avLst>
                            <a:gd fmla="val 2150005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228600</wp:posOffset>
                </wp:positionV>
                <wp:extent cx="9525" cy="433387"/>
                <wp:effectExtent b="0" l="0" r="0" t="0"/>
                <wp:wrapNone/>
                <wp:docPr id="2132807561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6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5" cy="43338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228600</wp:posOffset>
                </wp:positionV>
                <wp:extent cx="1905" cy="12700"/>
                <wp:effectExtent b="0" l="0" r="0" t="0"/>
                <wp:wrapNone/>
                <wp:docPr id="213280758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8490" y="3779048"/>
                          <a:ext cx="795020" cy="190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228600</wp:posOffset>
                </wp:positionV>
                <wp:extent cx="1905" cy="12700"/>
                <wp:effectExtent b="0" l="0" r="0" t="0"/>
                <wp:wrapNone/>
                <wp:docPr id="2132807584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1838325" cy="288925"/>
                <wp:effectExtent b="0" l="0" r="0" t="0"/>
                <wp:wrapNone/>
                <wp:docPr id="2132807552" name=""/>
                <a:graphic>
                  <a:graphicData uri="http://schemas.microsoft.com/office/word/2010/wordprocessingShape">
                    <wps:wsp>
                      <wps:cNvSpPr/>
                      <wps:cNvPr id="41" name="Shape 41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1838325" cy="288925"/>
                <wp:effectExtent b="0" l="0" r="0" t="0"/>
                <wp:wrapNone/>
                <wp:docPr id="2132807552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6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1838325" cy="289305"/>
                <wp:effectExtent b="0" l="0" r="0" t="0"/>
                <wp:wrapNone/>
                <wp:docPr id="2132807519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0</wp:posOffset>
                </wp:positionV>
                <wp:extent cx="1838325" cy="289305"/>
                <wp:effectExtent b="0" l="0" r="0" t="0"/>
                <wp:wrapNone/>
                <wp:docPr id="213280751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190500</wp:posOffset>
                </wp:positionV>
                <wp:extent cx="1838325" cy="289305"/>
                <wp:effectExtent b="0" l="0" r="0" t="0"/>
                <wp:wrapNone/>
                <wp:docPr id="2132807564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1,92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190500</wp:posOffset>
                </wp:positionV>
                <wp:extent cx="1838325" cy="289305"/>
                <wp:effectExtent b="0" l="0" r="0" t="0"/>
                <wp:wrapNone/>
                <wp:docPr id="2132807564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6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266700</wp:posOffset>
                </wp:positionV>
                <wp:extent cx="207645" cy="182245"/>
                <wp:effectExtent b="0" l="0" r="0" t="0"/>
                <wp:wrapNone/>
                <wp:docPr id="2132807588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5248528" y="3695228"/>
                          <a:ext cx="194945" cy="169545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3759200</wp:posOffset>
                </wp:positionH>
                <wp:positionV relativeFrom="paragraph">
                  <wp:posOffset>266700</wp:posOffset>
                </wp:positionV>
                <wp:extent cx="207645" cy="182245"/>
                <wp:effectExtent b="0" l="0" r="0" t="0"/>
                <wp:wrapNone/>
                <wp:docPr id="2132807588" name="image76.png"/>
                <a:graphic>
                  <a:graphicData uri="http://schemas.openxmlformats.org/drawingml/2006/picture">
                    <pic:pic>
                      <pic:nvPicPr>
                        <pic:cNvPr id="0" name="image76.png"/>
                        <pic:cNvPicPr preferRelativeResize="0"/>
                      </pic:nvPicPr>
                      <pic:blipFill>
                        <a:blip r:embed="rId6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" cy="1822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12700</wp:posOffset>
                </wp:positionV>
                <wp:extent cx="1838325" cy="288925"/>
                <wp:effectExtent b="0" l="0" r="0" t="0"/>
                <wp:wrapNone/>
                <wp:docPr id="2132807560" name=""/>
                <a:graphic>
                  <a:graphicData uri="http://schemas.microsoft.com/office/word/2010/wordprocessingShape">
                    <wps:wsp>
                      <wps:cNvSpPr/>
                      <wps:cNvPr id="49" name="Shape 49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ff0000"/>
                                <w:sz w:val="22"/>
                                <w:vertAlign w:val="baseline"/>
                              </w:rPr>
                              <w:t xml:space="preserve">11,0111(2)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1816100</wp:posOffset>
                </wp:positionH>
                <wp:positionV relativeFrom="paragraph">
                  <wp:posOffset>12700</wp:posOffset>
                </wp:positionV>
                <wp:extent cx="1838325" cy="288925"/>
                <wp:effectExtent b="0" l="0" r="0" t="0"/>
                <wp:wrapNone/>
                <wp:docPr id="2132807560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6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279400</wp:posOffset>
                </wp:positionV>
                <wp:extent cx="1905" cy="12700"/>
                <wp:effectExtent b="0" l="0" r="0" t="0"/>
                <wp:wrapNone/>
                <wp:docPr id="213280754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8490" y="3779048"/>
                          <a:ext cx="795020" cy="190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3632200</wp:posOffset>
                </wp:positionH>
                <wp:positionV relativeFrom="paragraph">
                  <wp:posOffset>279400</wp:posOffset>
                </wp:positionV>
                <wp:extent cx="1905" cy="12700"/>
                <wp:effectExtent b="0" l="0" r="0" t="0"/>
                <wp:wrapNone/>
                <wp:docPr id="2132807540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6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50800</wp:posOffset>
                </wp:positionV>
                <wp:extent cx="1838325" cy="288925"/>
                <wp:effectExtent b="0" l="0" r="0" t="0"/>
                <wp:wrapNone/>
                <wp:docPr id="2132807536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3962400</wp:posOffset>
                </wp:positionH>
                <wp:positionV relativeFrom="paragraph">
                  <wp:posOffset>50800</wp:posOffset>
                </wp:positionV>
                <wp:extent cx="1838325" cy="288925"/>
                <wp:effectExtent b="0" l="0" r="0" t="0"/>
                <wp:wrapNone/>
                <wp:docPr id="2132807536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6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38100</wp:posOffset>
                </wp:positionV>
                <wp:extent cx="1838325" cy="289305"/>
                <wp:effectExtent b="0" l="0" r="0" t="0"/>
                <wp:wrapNone/>
                <wp:docPr id="2132807582" name=""/>
                <a:graphic>
                  <a:graphicData uri="http://schemas.microsoft.com/office/word/2010/wordprocessingShape">
                    <wps:wsp>
                      <wps:cNvSpPr/>
                      <wps:cNvPr id="71" name="Shape 71"/>
                      <wps:spPr>
                        <a:xfrm>
                          <a:off x="4431600" y="3640110"/>
                          <a:ext cx="1828800" cy="279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3733800</wp:posOffset>
                </wp:positionH>
                <wp:positionV relativeFrom="paragraph">
                  <wp:posOffset>38100</wp:posOffset>
                </wp:positionV>
                <wp:extent cx="1838325" cy="289305"/>
                <wp:effectExtent b="0" l="0" r="0" t="0"/>
                <wp:wrapNone/>
                <wp:docPr id="2132807582" name="image70.png"/>
                <a:graphic>
                  <a:graphicData uri="http://schemas.openxmlformats.org/drawingml/2006/picture">
                    <pic:pic>
                      <pic:nvPicPr>
                        <pic:cNvPr id="0" name="image70.png"/>
                        <pic:cNvPicPr preferRelativeResize="0"/>
                      </pic:nvPicPr>
                      <pic:blipFill>
                        <a:blip r:embed="rId7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93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254000</wp:posOffset>
                </wp:positionV>
                <wp:extent cx="1838325" cy="288925"/>
                <wp:effectExtent b="0" l="0" r="0" t="0"/>
                <wp:wrapNone/>
                <wp:docPr id="2132807542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1,84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3784600</wp:posOffset>
                </wp:positionH>
                <wp:positionV relativeFrom="paragraph">
                  <wp:posOffset>254000</wp:posOffset>
                </wp:positionV>
                <wp:extent cx="1838325" cy="288925"/>
                <wp:effectExtent b="0" l="0" r="0" t="0"/>
                <wp:wrapNone/>
                <wp:docPr id="2132807542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88900</wp:posOffset>
                </wp:positionV>
                <wp:extent cx="58419" cy="312738"/>
                <wp:effectExtent b="0" l="0" r="0" t="0"/>
                <wp:wrapNone/>
                <wp:docPr id="21328075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141" y="3629981"/>
                          <a:ext cx="45719" cy="300038"/>
                        </a:xfrm>
                        <a:prstGeom prst="curvedConnector3">
                          <a:avLst>
                            <a:gd fmla="val -452783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88900</wp:posOffset>
                </wp:positionV>
                <wp:extent cx="58419" cy="312738"/>
                <wp:effectExtent b="0" l="0" r="0" t="0"/>
                <wp:wrapNone/>
                <wp:docPr id="213280752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3127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381000</wp:posOffset>
                </wp:positionV>
                <wp:extent cx="1905" cy="12700"/>
                <wp:effectExtent b="0" l="0" r="0" t="0"/>
                <wp:wrapNone/>
                <wp:docPr id="21328075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48490" y="3779048"/>
                          <a:ext cx="795020" cy="1905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3644900</wp:posOffset>
                </wp:positionH>
                <wp:positionV relativeFrom="paragraph">
                  <wp:posOffset>381000</wp:posOffset>
                </wp:positionV>
                <wp:extent cx="1905" cy="12700"/>
                <wp:effectExtent b="0" l="0" r="0" t="0"/>
                <wp:wrapNone/>
                <wp:docPr id="213280753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152400</wp:posOffset>
                </wp:positionV>
                <wp:extent cx="1838325" cy="288925"/>
                <wp:effectExtent b="0" l="0" r="0" t="0"/>
                <wp:wrapNone/>
                <wp:docPr id="2132807548" name=""/>
                <a:graphic>
                  <a:graphicData uri="http://schemas.microsoft.com/office/word/2010/wordprocessingShape">
                    <wps:wsp>
                      <wps:cNvSpPr/>
                      <wps:cNvPr id="37" name="Shape 37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152400</wp:posOffset>
                </wp:positionV>
                <wp:extent cx="1838325" cy="288925"/>
                <wp:effectExtent b="0" l="0" r="0" t="0"/>
                <wp:wrapNone/>
                <wp:docPr id="2132807548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152400</wp:posOffset>
                </wp:positionV>
                <wp:extent cx="1838325" cy="288925"/>
                <wp:effectExtent b="0" l="0" r="0" t="0"/>
                <wp:wrapNone/>
                <wp:docPr id="2132807537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3746500</wp:posOffset>
                </wp:positionH>
                <wp:positionV relativeFrom="paragraph">
                  <wp:posOffset>152400</wp:posOffset>
                </wp:positionV>
                <wp:extent cx="1838325" cy="288925"/>
                <wp:effectExtent b="0" l="0" r="0" t="0"/>
                <wp:wrapNone/>
                <wp:docPr id="2132807537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12700</wp:posOffset>
                </wp:positionV>
                <wp:extent cx="207963" cy="182563"/>
                <wp:effectExtent b="0" l="0" r="0" t="0"/>
                <wp:wrapNone/>
                <wp:docPr id="2132807538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48369" y="3695069"/>
                          <a:ext cx="195263" cy="169863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3771900</wp:posOffset>
                </wp:positionH>
                <wp:positionV relativeFrom="paragraph">
                  <wp:posOffset>12700</wp:posOffset>
                </wp:positionV>
                <wp:extent cx="207963" cy="182563"/>
                <wp:effectExtent b="0" l="0" r="0" t="0"/>
                <wp:wrapNone/>
                <wp:docPr id="2132807538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3" cy="182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101600</wp:posOffset>
                </wp:positionV>
                <wp:extent cx="58419" cy="393700"/>
                <wp:effectExtent b="0" l="0" r="0" t="0"/>
                <wp:wrapNone/>
                <wp:docPr id="21328075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23141" y="3589500"/>
                          <a:ext cx="45719" cy="381000"/>
                        </a:xfrm>
                        <a:prstGeom prst="curvedConnector3">
                          <a:avLst>
                            <a:gd fmla="val -452783" name="adj1"/>
                          </a:avLst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3721100</wp:posOffset>
                </wp:positionH>
                <wp:positionV relativeFrom="paragraph">
                  <wp:posOffset>101600</wp:posOffset>
                </wp:positionV>
                <wp:extent cx="58419" cy="393700"/>
                <wp:effectExtent b="0" l="0" r="0" t="0"/>
                <wp:wrapNone/>
                <wp:docPr id="213280752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393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139700</wp:posOffset>
                </wp:positionV>
                <wp:extent cx="1838325" cy="288925"/>
                <wp:effectExtent b="0" l="0" r="0" t="0"/>
                <wp:wrapNone/>
                <wp:docPr id="2132807575" name=""/>
                <a:graphic>
                  <a:graphicData uri="http://schemas.microsoft.com/office/word/2010/wordprocessingShape">
                    <wps:wsp>
                      <wps:cNvSpPr/>
                      <wps:cNvPr id="64" name="Shape 64"/>
                      <wps:spPr>
                        <a:xfrm>
                          <a:off x="4431600" y="3640300"/>
                          <a:ext cx="182880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1,68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139700</wp:posOffset>
                </wp:positionV>
                <wp:extent cx="1838325" cy="288925"/>
                <wp:effectExtent b="0" l="0" r="0" t="0"/>
                <wp:wrapNone/>
                <wp:docPr id="2132807575" name="image63.png"/>
                <a:graphic>
                  <a:graphicData uri="http://schemas.openxmlformats.org/drawingml/2006/picture">
                    <pic:pic>
                      <pic:nvPicPr>
                        <pic:cNvPr id="0" name="image63.png"/>
                        <pic:cNvPicPr preferRelativeResize="0"/>
                      </pic:nvPicPr>
                      <pic:blipFill>
                        <a:blip r:embed="rId7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8325" cy="28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38100</wp:posOffset>
                </wp:positionV>
                <wp:extent cx="207963" cy="182563"/>
                <wp:effectExtent b="0" l="0" r="0" t="0"/>
                <wp:wrapNone/>
                <wp:docPr id="2132807576" name=""/>
                <a:graphic>
                  <a:graphicData uri="http://schemas.microsoft.com/office/word/2010/wordprocessingShape">
                    <wps:wsp>
                      <wps:cNvSpPr/>
                      <wps:cNvPr id="65" name="Shape 65"/>
                      <wps:spPr>
                        <a:xfrm>
                          <a:off x="5248369" y="3695069"/>
                          <a:ext cx="195263" cy="169863"/>
                        </a:xfrm>
                        <a:custGeom>
                          <a:rect b="b" l="l" r="r" t="t"/>
                          <a:pathLst>
                            <a:path extrusionOk="0" h="169863" w="195263">
                              <a:moveTo>
                                <a:pt x="0" y="84932"/>
                              </a:moveTo>
                              <a:cubicBezTo>
                                <a:pt x="-4864" y="24427"/>
                                <a:pt x="43196" y="-6248"/>
                                <a:pt x="97632" y="0"/>
                              </a:cubicBezTo>
                              <a:cubicBezTo>
                                <a:pt x="147015" y="-1099"/>
                                <a:pt x="189507" y="39109"/>
                                <a:pt x="195264" y="84932"/>
                              </a:cubicBezTo>
                              <a:cubicBezTo>
                                <a:pt x="202104" y="146308"/>
                                <a:pt x="153101" y="169221"/>
                                <a:pt x="97632" y="169864"/>
                              </a:cubicBezTo>
                              <a:cubicBezTo>
                                <a:pt x="56495" y="170469"/>
                                <a:pt x="762" y="140548"/>
                                <a:pt x="0" y="84932"/>
                              </a:cubicBezTo>
                              <a:close/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3797300</wp:posOffset>
                </wp:positionH>
                <wp:positionV relativeFrom="paragraph">
                  <wp:posOffset>38100</wp:posOffset>
                </wp:positionV>
                <wp:extent cx="207963" cy="182563"/>
                <wp:effectExtent b="0" l="0" r="0" t="0"/>
                <wp:wrapNone/>
                <wp:docPr id="2132807576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7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963" cy="1825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tl w:val="0"/>
        </w:rPr>
        <w:t xml:space="preserve">Potencia de bases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Si quisiéramos pasar un numero de base 16 a una base 2, deberíamos pasar primero la base 16 a base 10 (formula de sumatoria) y despues pasarlo a base dos (divisiones sucesivas).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Pero hay una propiedad que nos hace pasar directamente entre bases sin pasar por la decimal, esta es la </w:t>
      </w:r>
      <w:r w:rsidDel="00000000" w:rsidR="00000000" w:rsidRPr="00000000">
        <w:rPr>
          <w:b w:val="1"/>
          <w:rtl w:val="0"/>
        </w:rPr>
        <w:t xml:space="preserve">Potencia de bases. </w:t>
      </w:r>
      <w:r w:rsidDel="00000000" w:rsidR="00000000" w:rsidRPr="00000000">
        <w:rPr>
          <w:rtl w:val="0"/>
        </w:rPr>
        <w:t xml:space="preserve">La única condición es que entre la base origen y la base destino, tiene que haber una relación de potencia o de raíz. Por ejemplo, entre la base 8 y la base 2, hay una relación de potencia porque 2³ es igual a 8. Esto quiere decir que cada digito de la base 8, ocupara tres dígitos en la base 2.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165100</wp:posOffset>
                </wp:positionV>
                <wp:extent cx="566737" cy="342900"/>
                <wp:effectExtent b="0" l="0" r="0" t="0"/>
                <wp:wrapNone/>
                <wp:docPr id="213280752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067394" y="3613313"/>
                          <a:ext cx="557212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16 = 2⁴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165100</wp:posOffset>
                </wp:positionV>
                <wp:extent cx="566737" cy="342900"/>
                <wp:effectExtent b="0" l="0" r="0" t="0"/>
                <wp:wrapNone/>
                <wp:docPr id="213280752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color w:val="ff0000"/>
          <w:rtl w:val="0"/>
        </w:rPr>
        <w:t xml:space="preserve">A</w:t>
      </w:r>
      <w:r w:rsidDel="00000000" w:rsidR="00000000" w:rsidRPr="00000000">
        <w:rPr>
          <w:color w:val="c55911"/>
          <w:rtl w:val="0"/>
        </w:rPr>
        <w:t xml:space="preserve">3</w:t>
      </w:r>
      <w:r w:rsidDel="00000000" w:rsidR="00000000" w:rsidRPr="00000000">
        <w:rPr>
          <w:color w:val="2f5496"/>
          <w:rtl w:val="0"/>
        </w:rPr>
        <w:t xml:space="preserve">1</w:t>
      </w:r>
      <w:r w:rsidDel="00000000" w:rsidR="00000000" w:rsidRPr="00000000">
        <w:rPr>
          <w:rtl w:val="0"/>
        </w:rPr>
        <w:t xml:space="preserve">(16)</w:t>
        <w:tab/>
        <w:tab/>
        <w:t xml:space="preserve"> </w:t>
      </w:r>
      <w:r w:rsidDel="00000000" w:rsidR="00000000" w:rsidRPr="00000000">
        <w:rPr>
          <w:color w:val="ff0000"/>
          <w:rtl w:val="0"/>
        </w:rPr>
        <w:t xml:space="preserve">1010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55911"/>
          <w:rtl w:val="0"/>
        </w:rPr>
        <w:t xml:space="preserve">0011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f5496"/>
          <w:rtl w:val="0"/>
        </w:rPr>
        <w:t xml:space="preserve">0001</w:t>
      </w:r>
      <w:r w:rsidDel="00000000" w:rsidR="00000000" w:rsidRPr="00000000">
        <w:rPr>
          <w:rtl w:val="0"/>
        </w:rPr>
        <w:t xml:space="preserve">(2)   Cada digito de la Base 16, ocupa 4 en la base 2.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4763" cy="25400"/>
                <wp:effectExtent b="0" l="0" r="0" t="0"/>
                <wp:wrapNone/>
                <wp:docPr id="21328075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8357" y="3777619"/>
                          <a:ext cx="395287" cy="4763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482600</wp:posOffset>
                </wp:positionH>
                <wp:positionV relativeFrom="paragraph">
                  <wp:posOffset>76200</wp:posOffset>
                </wp:positionV>
                <wp:extent cx="4763" cy="25400"/>
                <wp:effectExtent b="0" l="0" r="0" t="0"/>
                <wp:wrapNone/>
                <wp:docPr id="2132807577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8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152400</wp:posOffset>
                </wp:positionV>
                <wp:extent cx="566737" cy="342900"/>
                <wp:effectExtent b="0" l="0" r="0" t="0"/>
                <wp:wrapNone/>
                <wp:docPr id="2132807578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5067394" y="3613313"/>
                          <a:ext cx="557212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2³ = 8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1028700</wp:posOffset>
                </wp:positionH>
                <wp:positionV relativeFrom="paragraph">
                  <wp:posOffset>152400</wp:posOffset>
                </wp:positionV>
                <wp:extent cx="566737" cy="342900"/>
                <wp:effectExtent b="0" l="0" r="0" t="0"/>
                <wp:wrapNone/>
                <wp:docPr id="2132807578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8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737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color w:val="ff0000"/>
          <w:rtl w:val="0"/>
        </w:rPr>
        <w:t xml:space="preserve">101 </w:t>
      </w:r>
      <w:r w:rsidDel="00000000" w:rsidR="00000000" w:rsidRPr="00000000">
        <w:rPr>
          <w:color w:val="c55911"/>
          <w:rtl w:val="0"/>
        </w:rPr>
        <w:t xml:space="preserve">000 </w:t>
      </w:r>
      <w:r w:rsidDel="00000000" w:rsidR="00000000" w:rsidRPr="00000000">
        <w:rPr>
          <w:color w:val="4472c4"/>
          <w:rtl w:val="0"/>
        </w:rPr>
        <w:t xml:space="preserve">110</w:t>
      </w:r>
      <w:r w:rsidDel="00000000" w:rsidR="00000000" w:rsidRPr="00000000">
        <w:rPr>
          <w:color w:val="2f5496"/>
          <w:rtl w:val="0"/>
        </w:rPr>
        <w:t xml:space="preserve"> </w:t>
      </w:r>
      <w:r w:rsidDel="00000000" w:rsidR="00000000" w:rsidRPr="00000000">
        <w:rPr>
          <w:color w:val="538135"/>
          <w:rtl w:val="0"/>
        </w:rPr>
        <w:t xml:space="preserve">001</w:t>
      </w:r>
      <w:r w:rsidDel="00000000" w:rsidR="00000000" w:rsidRPr="00000000">
        <w:rPr>
          <w:rtl w:val="0"/>
        </w:rPr>
        <w:t xml:space="preserve">(2)</w:t>
        <w:tab/>
        <w:t xml:space="preserve">        </w:t>
      </w:r>
      <w:r w:rsidDel="00000000" w:rsidR="00000000" w:rsidRPr="00000000">
        <w:rPr>
          <w:color w:val="ff0000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ed7d31"/>
          <w:rtl w:val="0"/>
        </w:rPr>
        <w:t xml:space="preserve">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2e75b5"/>
          <w:rtl w:val="0"/>
        </w:rPr>
        <w:t xml:space="preserve">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5623"/>
          <w:rtl w:val="0"/>
        </w:rPr>
        <w:t xml:space="preserve">1</w:t>
      </w:r>
      <w:r w:rsidDel="00000000" w:rsidR="00000000" w:rsidRPr="00000000">
        <w:rPr>
          <w:rtl w:val="0"/>
        </w:rPr>
        <w:t xml:space="preserve"> (8)   Se agarra de a tres dígito de la base 2 para la base 8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63500</wp:posOffset>
                </wp:positionV>
                <wp:extent cx="4763" cy="25400"/>
                <wp:effectExtent b="0" l="0" r="0" t="0"/>
                <wp:wrapNone/>
                <wp:docPr id="21328075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48357" y="3777619"/>
                          <a:ext cx="395287" cy="4763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1143000</wp:posOffset>
                </wp:positionH>
                <wp:positionV relativeFrom="paragraph">
                  <wp:posOffset>63500</wp:posOffset>
                </wp:positionV>
                <wp:extent cx="4763" cy="25400"/>
                <wp:effectExtent b="0" l="0" r="0" t="0"/>
                <wp:wrapNone/>
                <wp:docPr id="2132807568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8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3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Title"/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Operación Matematica en cualquier base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OPERACIÓN SUMA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Sumar en la base decimal es algo ya natural que hacemos de manera automática prácticamente. Pero ya de por si, es como usar una tabla para sumar.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 esta tabla de sumar binaria, se muestra la suma de digito a digito.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page" w:horzAnchor="margin" w:tblpX="0" w:tblpY="3231"/>
        <w:tblW w:w="13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95"/>
        <w:gridCol w:w="395"/>
        <w:gridCol w:w="530"/>
        <w:tblGridChange w:id="0">
          <w:tblGrid>
            <w:gridCol w:w="395"/>
            <w:gridCol w:w="395"/>
            <w:gridCol w:w="530"/>
          </w:tblGrid>
        </w:tblGridChange>
      </w:tblGrid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397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</w:r>
    </w:p>
    <w:tbl>
      <w:tblPr>
        <w:tblStyle w:val="Table2"/>
        <w:tblpPr w:leftFromText="141" w:rightFromText="141" w:topFromText="0" w:bottomFromText="0" w:vertAnchor="text" w:horzAnchor="text" w:tblpX="0" w:tblpY="0"/>
        <w:tblW w:w="2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"/>
        <w:gridCol w:w="469"/>
        <w:gridCol w:w="469"/>
        <w:gridCol w:w="469"/>
        <w:gridCol w:w="469"/>
        <w:tblGridChange w:id="0">
          <w:tblGrid>
            <w:gridCol w:w="469"/>
            <w:gridCol w:w="469"/>
            <w:gridCol w:w="469"/>
            <w:gridCol w:w="469"/>
            <w:gridCol w:w="469"/>
          </w:tblGrid>
        </w:tblGridChange>
      </w:tblGrid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5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 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385" w:hRule="atLeast"/>
          <w:tblHeader w:val="0"/>
        </w:trPr>
        <w:tc>
          <w:tcPr/>
          <w:p w:rsidR="00000000" w:rsidDel="00000000" w:rsidP="00000000" w:rsidRDefault="00000000" w:rsidRPr="00000000" w14:paraId="00000094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rHeight w:val="400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both"/>
              <w:rPr>
                <w:b w:val="1"/>
              </w:rPr>
            </w:pPr>
            <w:r w:rsidDel="00000000" w:rsidR="00000000" w:rsidRPr="00000000">
              <w:rPr>
                <w:b w:val="1"/>
                <w:color w:val="c0000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Ya para la suma en BASE 4 hay mas combinaciones y columnas, pero hacer una tabla ya de cada base para sumar puede ser tedioso.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Se puede realizar sumas de cualquier base usando su </w:t>
      </w:r>
      <w:r w:rsidDel="00000000" w:rsidR="00000000" w:rsidRPr="00000000">
        <w:rPr>
          <w:b w:val="1"/>
          <w:rtl w:val="0"/>
        </w:rPr>
        <w:t xml:space="preserve">COMPLEMENTO. </w:t>
      </w:r>
      <w:r w:rsidDel="00000000" w:rsidR="00000000" w:rsidRPr="00000000">
        <w:rPr>
          <w:rtl w:val="0"/>
        </w:rPr>
        <w:t xml:space="preserve">Recordemos que el complemento es cuanto le falta al numero para llegar a la base.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Por ejemplo: Complemento de 4 es 6, en base 10 (ya que a 4 le falta 6 para llegar a 10).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Al realizar sumas, la haremos de la siguiente manera.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Sumamos normalmente, si la suma no llega o excede la base, ponemos el resultado normal, como cualquier suma.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caso de exceder la suma, miramos cual es el numero mas cercano a la base y buscamos su complemento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Agarrar el otro numero y restarle el complemento del primero.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excedió la base, entonces nos llevamos uno para sumarle al siguiente y se lo sumamos al mayor.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Estos dos números en base 10 estan sumando. Al sumar el 4 + 2 = 6, no excedemos la base, que es 10. Lo mismo pasa con El 3 + 1 = 4. No excedemos la base. Pero el 6 + 5 estan excediendo la base, ya que le resultado es 11. Por lo tanto debemos agarrar el mas grande (el 6) y buscar su complemento (que es 4) y restarle al 5 (5 – 4 = 1) y este resultado se pone, y nos “llevamos” uno para sumar en el siguiente par de sumas.  Como no hay más números (o prácticamente es como que hay 0 y 0), se pone directamente el 1 que nos llevamos.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58825" cy="822325"/>
                <wp:effectExtent b="0" l="0" r="0" t="0"/>
                <wp:wrapSquare wrapText="bothSides" distB="0" distT="0" distL="114300" distR="114300"/>
                <wp:docPr id="2132807570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4971350" y="3373600"/>
                          <a:ext cx="749300" cy="812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  6 3 4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+ 5 1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1 1 4 6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758825" cy="822325"/>
                <wp:effectExtent b="0" l="0" r="0" t="0"/>
                <wp:wrapSquare wrapText="bothSides" distB="0" distT="0" distL="114300" distR="114300"/>
                <wp:docPr id="2132807570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8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825" cy="822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0" cy="12700"/>
                <wp:effectExtent b="0" l="0" r="0" t="0"/>
                <wp:wrapSquare wrapText="bothSides" distB="0" distT="0" distL="114300" distR="114300"/>
                <wp:docPr id="213280754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9450" y="3780000"/>
                          <a:ext cx="67310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50801</wp:posOffset>
                </wp:positionH>
                <wp:positionV relativeFrom="paragraph">
                  <wp:posOffset>495300</wp:posOffset>
                </wp:positionV>
                <wp:extent cx="0" cy="12700"/>
                <wp:effectExtent b="0" l="0" r="0" t="0"/>
                <wp:wrapSquare wrapText="bothSides" distB="0" distT="0" distL="114300" distR="114300"/>
                <wp:docPr id="2132807549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8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u w:val="single"/>
          <w:rtl w:val="0"/>
        </w:rPr>
        <w:t xml:space="preserve">NOTA: </w:t>
      </w:r>
      <w:r w:rsidDel="00000000" w:rsidR="00000000" w:rsidRPr="00000000">
        <w:rPr>
          <w:rtl w:val="0"/>
        </w:rPr>
        <w:t xml:space="preserve">En caso de que el 1 que se acarrea hace que el numero mas grande del siguiente llegué a la base (acarre 1 y se lo sumo a 9), entonces a ese numero le falta 0 para llegar a la base, entonces no se le resta nada al otro numero y se lo pone directamente.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rPr/>
      </w:pPr>
      <w:r w:rsidDel="00000000" w:rsidR="00000000" w:rsidRPr="00000000">
        <w:rPr>
          <w:rtl w:val="0"/>
        </w:rPr>
        <w:t xml:space="preserve">OPERACIÓN RESTA.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000000"/>
        </w:rPr>
      </w:pPr>
      <w:r w:rsidDel="00000000" w:rsidR="00000000" w:rsidRPr="00000000">
        <w:rPr>
          <w:rtl w:val="0"/>
        </w:rPr>
        <w:t xml:space="preserve">Una resta la conocemos simplemente como </w:t>
      </w:r>
      <w:r w:rsidDel="00000000" w:rsidR="00000000" w:rsidRPr="00000000">
        <w:rPr>
          <w:b w:val="1"/>
          <w:color w:val="c00000"/>
          <w:rtl w:val="0"/>
        </w:rPr>
        <w:t xml:space="preserve">A – B = C</w:t>
      </w:r>
      <w:r w:rsidDel="00000000" w:rsidR="00000000" w:rsidRPr="00000000">
        <w:rPr>
          <w:b w:val="1"/>
          <w:color w:val="000000"/>
          <w:rtl w:val="0"/>
        </w:rPr>
        <w:t xml:space="preserve">. </w:t>
      </w:r>
      <w:r w:rsidDel="00000000" w:rsidR="00000000" w:rsidRPr="00000000">
        <w:rPr>
          <w:color w:val="000000"/>
          <w:rtl w:val="0"/>
        </w:rPr>
        <w:t xml:space="preserve">Pero veamos lo siguiente</w:t>
      </w:r>
    </w:p>
    <w:p w:rsidR="00000000" w:rsidDel="00000000" w:rsidP="00000000" w:rsidRDefault="00000000" w:rsidRPr="00000000" w14:paraId="000000B0">
      <w:pPr>
        <w:rPr>
          <w:color w:val="000000"/>
        </w:rPr>
      </w:pPr>
      <w:r w:rsidDel="00000000" w:rsidR="00000000" w:rsidRPr="00000000">
        <w:rPr>
          <w:b w:val="1"/>
          <w:color w:val="ff0000"/>
          <w:rtl w:val="0"/>
        </w:rPr>
        <w:t xml:space="preserve">A – B + </w:t>
      </w:r>
      <w:r w:rsidDel="00000000" w:rsidR="00000000" w:rsidRPr="00000000">
        <w:rPr>
          <w:b w:val="1"/>
          <w:color w:val="2f5496"/>
          <w:rtl w:val="0"/>
        </w:rPr>
        <w:t xml:space="preserve">rᶰ </w:t>
      </w:r>
      <w:r w:rsidDel="00000000" w:rsidR="00000000" w:rsidRPr="00000000">
        <w:rPr>
          <w:b w:val="1"/>
          <w:color w:val="ff0000"/>
          <w:rtl w:val="0"/>
        </w:rPr>
        <w:t xml:space="preserve">= C </w:t>
      </w:r>
      <w:r w:rsidDel="00000000" w:rsidR="00000000" w:rsidRPr="00000000">
        <w:rPr>
          <w:b w:val="1"/>
          <w:color w:val="2f5496"/>
          <w:rtl w:val="0"/>
        </w:rPr>
        <w:t xml:space="preserve">+ rᶰ  </w:t>
      </w:r>
      <w:r w:rsidDel="00000000" w:rsidR="00000000" w:rsidRPr="00000000">
        <w:rPr>
          <w:color w:val="000000"/>
          <w:rtl w:val="0"/>
        </w:rPr>
        <w:t xml:space="preserve"> Sumamos a ambos miembros </w:t>
      </w:r>
      <w:r w:rsidDel="00000000" w:rsidR="00000000" w:rsidRPr="00000000">
        <w:rPr>
          <w:b w:val="1"/>
          <w:color w:val="2f5496"/>
          <w:rtl w:val="0"/>
        </w:rPr>
        <w:t xml:space="preserve">rᶰ, </w:t>
      </w:r>
      <w:r w:rsidDel="00000000" w:rsidR="00000000" w:rsidRPr="00000000">
        <w:rPr>
          <w:color w:val="000000"/>
          <w:rtl w:val="0"/>
        </w:rPr>
        <w:t xml:space="preserve">(representaría la base)</w:t>
      </w:r>
    </w:p>
    <w:p w:rsidR="00000000" w:rsidDel="00000000" w:rsidP="00000000" w:rsidRDefault="00000000" w:rsidRPr="00000000" w14:paraId="000000B1">
      <w:pPr>
        <w:rPr>
          <w:color w:val="000000"/>
        </w:rPr>
      </w:pPr>
      <w:r w:rsidDel="00000000" w:rsidR="00000000" w:rsidRPr="00000000">
        <w:rPr>
          <w:b w:val="1"/>
          <w:color w:val="ff0000"/>
          <w:rtl w:val="0"/>
        </w:rPr>
        <w:t xml:space="preserve">A + </w:t>
      </w:r>
      <w:r w:rsidDel="00000000" w:rsidR="00000000" w:rsidRPr="00000000">
        <w:rPr>
          <w:b w:val="1"/>
          <w:color w:val="2f5496"/>
          <w:rtl w:val="0"/>
        </w:rPr>
        <w:t xml:space="preserve">rᶰ </w:t>
      </w:r>
      <w:r w:rsidDel="00000000" w:rsidR="00000000" w:rsidRPr="00000000">
        <w:rPr>
          <w:b w:val="1"/>
          <w:color w:val="ff0000"/>
          <w:rtl w:val="0"/>
        </w:rPr>
        <w:t xml:space="preserve">– B = C </w:t>
      </w:r>
      <w:r w:rsidDel="00000000" w:rsidR="00000000" w:rsidRPr="00000000">
        <w:rPr>
          <w:b w:val="1"/>
          <w:color w:val="2f5496"/>
          <w:rtl w:val="0"/>
        </w:rPr>
        <w:t xml:space="preserve">+ rᶰ   </w:t>
      </w:r>
      <w:r w:rsidDel="00000000" w:rsidR="00000000" w:rsidRPr="00000000">
        <w:rPr>
          <w:color w:val="000000"/>
          <w:rtl w:val="0"/>
        </w:rPr>
        <w:t xml:space="preserve">Reordeno los miembros para dejar </w:t>
      </w:r>
      <w:r w:rsidDel="00000000" w:rsidR="00000000" w:rsidRPr="00000000">
        <w:rPr>
          <w:b w:val="1"/>
          <w:color w:val="2f5496"/>
          <w:rtl w:val="0"/>
        </w:rPr>
        <w:t xml:space="preserve">rᶰ</w:t>
      </w:r>
      <w:r w:rsidDel="00000000" w:rsidR="00000000" w:rsidRPr="00000000">
        <w:rPr>
          <w:color w:val="000000"/>
          <w:rtl w:val="0"/>
        </w:rPr>
        <w:t xml:space="preserve"> y </w:t>
      </w:r>
      <w:r w:rsidDel="00000000" w:rsidR="00000000" w:rsidRPr="00000000">
        <w:rPr>
          <w:b w:val="1"/>
          <w:color w:val="ff0000"/>
          <w:rtl w:val="0"/>
        </w:rPr>
        <w:t xml:space="preserve">B</w:t>
      </w:r>
      <w:r w:rsidDel="00000000" w:rsidR="00000000" w:rsidRPr="00000000">
        <w:rPr>
          <w:color w:val="000000"/>
          <w:rtl w:val="0"/>
        </w:rPr>
        <w:t xml:space="preserve"> juntos.</w:t>
      </w:r>
      <w:r w:rsidDel="00000000" w:rsidR="00000000" w:rsidRPr="00000000">
        <w:rPr>
          <w:b w:val="1"/>
          <w:color w:val="2f5496"/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B2">
      <w:pPr>
        <w:rPr>
          <w:color w:val="000000"/>
        </w:rPr>
      </w:pPr>
      <w:r w:rsidDel="00000000" w:rsidR="00000000" w:rsidRPr="00000000">
        <w:rPr>
          <w:b w:val="1"/>
          <w:color w:val="ff0000"/>
          <w:rtl w:val="0"/>
        </w:rPr>
        <w:t xml:space="preserve">A + </w:t>
      </w:r>
      <w:r w:rsidDel="00000000" w:rsidR="00000000" w:rsidRPr="00000000">
        <w:rPr>
          <w:b w:val="1"/>
          <w:color w:val="2f5496"/>
          <w:rtl w:val="0"/>
        </w:rPr>
        <w:t xml:space="preserve">rᶰ </w:t>
      </w:r>
      <w:r w:rsidDel="00000000" w:rsidR="00000000" w:rsidRPr="00000000">
        <w:rPr>
          <w:b w:val="1"/>
          <w:color w:val="ff0000"/>
          <w:rtl w:val="0"/>
        </w:rPr>
        <w:t xml:space="preserve">– B </w:t>
      </w:r>
      <w:r w:rsidDel="00000000" w:rsidR="00000000" w:rsidRPr="00000000">
        <w:rPr>
          <w:b w:val="1"/>
          <w:color w:val="c55911"/>
          <w:rtl w:val="0"/>
        </w:rPr>
        <w:t xml:space="preserve">– 1 + 1</w:t>
      </w:r>
      <w:r w:rsidDel="00000000" w:rsidR="00000000" w:rsidRPr="00000000">
        <w:rPr>
          <w:b w:val="1"/>
          <w:color w:val="ff0000"/>
          <w:rtl w:val="0"/>
        </w:rPr>
        <w:t xml:space="preserve"> = C </w:t>
      </w:r>
      <w:r w:rsidDel="00000000" w:rsidR="00000000" w:rsidRPr="00000000">
        <w:rPr>
          <w:b w:val="1"/>
          <w:color w:val="2f5496"/>
          <w:rtl w:val="0"/>
        </w:rPr>
        <w:t xml:space="preserve">+ rᶰ   </w:t>
      </w:r>
      <w:r w:rsidDel="00000000" w:rsidR="00000000" w:rsidRPr="00000000">
        <w:rPr>
          <w:color w:val="000000"/>
          <w:rtl w:val="0"/>
        </w:rPr>
        <w:t xml:space="preserve">Si sumo y resto uno, la igualdad se sigue manteniendo.</w:t>
      </w:r>
    </w:p>
    <w:p w:rsidR="00000000" w:rsidDel="00000000" w:rsidP="00000000" w:rsidRDefault="00000000" w:rsidRPr="00000000" w14:paraId="000000B3">
      <w:pPr>
        <w:rPr>
          <w:color w:val="000000"/>
        </w:rPr>
      </w:pPr>
      <w:r w:rsidDel="00000000" w:rsidR="00000000" w:rsidRPr="00000000">
        <w:rPr>
          <w:b w:val="1"/>
          <w:color w:val="ff0000"/>
          <w:rtl w:val="0"/>
        </w:rPr>
        <w:t xml:space="preserve">A + </w:t>
      </w:r>
      <w:r w:rsidDel="00000000" w:rsidR="00000000" w:rsidRPr="00000000">
        <w:rPr>
          <w:b w:val="1"/>
          <w:color w:val="7030a0"/>
          <w:rtl w:val="0"/>
        </w:rPr>
        <w:t xml:space="preserve">(</w:t>
      </w:r>
      <w:r w:rsidDel="00000000" w:rsidR="00000000" w:rsidRPr="00000000">
        <w:rPr>
          <w:b w:val="1"/>
          <w:color w:val="2f5496"/>
          <w:rtl w:val="0"/>
        </w:rPr>
        <w:t xml:space="preserve">rᶰ </w:t>
      </w:r>
      <w:r w:rsidDel="00000000" w:rsidR="00000000" w:rsidRPr="00000000">
        <w:rPr>
          <w:b w:val="1"/>
          <w:color w:val="ff0000"/>
          <w:rtl w:val="0"/>
        </w:rPr>
        <w:t xml:space="preserve">– B </w:t>
      </w:r>
      <w:r w:rsidDel="00000000" w:rsidR="00000000" w:rsidRPr="00000000">
        <w:rPr>
          <w:b w:val="1"/>
          <w:color w:val="c55911"/>
          <w:rtl w:val="0"/>
        </w:rPr>
        <w:t xml:space="preserve">– 1</w:t>
      </w:r>
      <w:r w:rsidDel="00000000" w:rsidR="00000000" w:rsidRPr="00000000">
        <w:rPr>
          <w:b w:val="1"/>
          <w:color w:val="7030a0"/>
          <w:rtl w:val="0"/>
        </w:rPr>
        <w:t xml:space="preserve">)</w:t>
      </w:r>
      <w:r w:rsidDel="00000000" w:rsidR="00000000" w:rsidRPr="00000000">
        <w:rPr>
          <w:b w:val="1"/>
          <w:color w:val="c55911"/>
          <w:rtl w:val="0"/>
        </w:rPr>
        <w:t xml:space="preserve"> + 1</w:t>
      </w:r>
      <w:r w:rsidDel="00000000" w:rsidR="00000000" w:rsidRPr="00000000">
        <w:rPr>
          <w:b w:val="1"/>
          <w:color w:val="ff0000"/>
          <w:rtl w:val="0"/>
        </w:rPr>
        <w:t xml:space="preserve"> = C </w:t>
      </w:r>
      <w:r w:rsidDel="00000000" w:rsidR="00000000" w:rsidRPr="00000000">
        <w:rPr>
          <w:b w:val="1"/>
          <w:color w:val="2f5496"/>
          <w:rtl w:val="0"/>
        </w:rPr>
        <w:t xml:space="preserve">+ rᶰ   </w:t>
      </w:r>
      <w:r w:rsidDel="00000000" w:rsidR="00000000" w:rsidRPr="00000000">
        <w:rPr>
          <w:color w:val="000000"/>
          <w:rtl w:val="0"/>
        </w:rPr>
        <w:t xml:space="preserve">Por ultimo agrupo de esta manera.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sidro Borthaburu" w:id="0" w:date="2024-07-17T20:28:27Z"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 x 81 + 1 x 9 + 4 x 1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B8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ED1A7B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 w:val="1"/>
    <w:qFormat w:val="1"/>
    <w:rsid w:val="00D55DFA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 w:val="1"/>
    <w:qFormat w:val="1"/>
    <w:rsid w:val="00444ECE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ED1A7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 w:val="1"/>
    <w:rsid w:val="00ED1A7B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D1A7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 w:val="1"/>
    <w:rsid w:val="006F3E7D"/>
    <w:pPr>
      <w:ind w:left="720"/>
      <w:contextualSpacing w:val="1"/>
    </w:pPr>
  </w:style>
  <w:style w:type="character" w:styleId="Ttulo2Car" w:customStyle="1">
    <w:name w:val="Título 2 Car"/>
    <w:basedOn w:val="Fuentedeprrafopredeter"/>
    <w:link w:val="Ttulo2"/>
    <w:uiPriority w:val="9"/>
    <w:rsid w:val="00D55DFA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444EC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table" w:styleId="Tablaconcuadrcula">
    <w:name w:val="Table Grid"/>
    <w:basedOn w:val="Tablanormal"/>
    <w:uiPriority w:val="39"/>
    <w:rsid w:val="00664B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84" Type="http://schemas.openxmlformats.org/officeDocument/2006/relationships/image" Target="media/image58.png"/><Relationship Id="rId83" Type="http://schemas.openxmlformats.org/officeDocument/2006/relationships/image" Target="media/image56.png"/><Relationship Id="rId42" Type="http://schemas.openxmlformats.org/officeDocument/2006/relationships/image" Target="media/image32.png"/><Relationship Id="rId41" Type="http://schemas.openxmlformats.org/officeDocument/2006/relationships/image" Target="media/image20.png"/><Relationship Id="rId85" Type="http://schemas.openxmlformats.org/officeDocument/2006/relationships/image" Target="media/image37.png"/><Relationship Id="rId44" Type="http://schemas.openxmlformats.org/officeDocument/2006/relationships/image" Target="media/image42.png"/><Relationship Id="rId43" Type="http://schemas.openxmlformats.org/officeDocument/2006/relationships/image" Target="media/image60.png"/><Relationship Id="rId46" Type="http://schemas.openxmlformats.org/officeDocument/2006/relationships/image" Target="media/image55.png"/><Relationship Id="rId45" Type="http://schemas.openxmlformats.org/officeDocument/2006/relationships/image" Target="media/image46.png"/><Relationship Id="rId80" Type="http://schemas.openxmlformats.org/officeDocument/2006/relationships/image" Target="media/image11.png"/><Relationship Id="rId82" Type="http://schemas.openxmlformats.org/officeDocument/2006/relationships/image" Target="media/image66.png"/><Relationship Id="rId81" Type="http://schemas.openxmlformats.org/officeDocument/2006/relationships/image" Target="media/image65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9.png"/><Relationship Id="rId48" Type="http://schemas.openxmlformats.org/officeDocument/2006/relationships/image" Target="media/image45.png"/><Relationship Id="rId47" Type="http://schemas.openxmlformats.org/officeDocument/2006/relationships/image" Target="media/image50.png"/><Relationship Id="rId49" Type="http://schemas.openxmlformats.org/officeDocument/2006/relationships/image" Target="media/image2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73" Type="http://schemas.openxmlformats.org/officeDocument/2006/relationships/image" Target="media/image18.png"/><Relationship Id="rId72" Type="http://schemas.openxmlformats.org/officeDocument/2006/relationships/image" Target="media/image14.png"/><Relationship Id="rId31" Type="http://schemas.openxmlformats.org/officeDocument/2006/relationships/image" Target="media/image38.png"/><Relationship Id="rId75" Type="http://schemas.openxmlformats.org/officeDocument/2006/relationships/image" Target="media/image25.png"/><Relationship Id="rId30" Type="http://schemas.openxmlformats.org/officeDocument/2006/relationships/image" Target="media/image34.png"/><Relationship Id="rId74" Type="http://schemas.openxmlformats.org/officeDocument/2006/relationships/image" Target="media/image36.png"/><Relationship Id="rId33" Type="http://schemas.openxmlformats.org/officeDocument/2006/relationships/image" Target="media/image47.png"/><Relationship Id="rId77" Type="http://schemas.openxmlformats.org/officeDocument/2006/relationships/image" Target="media/image13.png"/><Relationship Id="rId32" Type="http://schemas.openxmlformats.org/officeDocument/2006/relationships/image" Target="media/image15.png"/><Relationship Id="rId76" Type="http://schemas.openxmlformats.org/officeDocument/2006/relationships/image" Target="media/image26.png"/><Relationship Id="rId35" Type="http://schemas.openxmlformats.org/officeDocument/2006/relationships/image" Target="media/image22.png"/><Relationship Id="rId79" Type="http://schemas.openxmlformats.org/officeDocument/2006/relationships/image" Target="media/image64.png"/><Relationship Id="rId34" Type="http://schemas.openxmlformats.org/officeDocument/2006/relationships/image" Target="media/image74.png"/><Relationship Id="rId78" Type="http://schemas.openxmlformats.org/officeDocument/2006/relationships/image" Target="media/image63.png"/><Relationship Id="rId71" Type="http://schemas.openxmlformats.org/officeDocument/2006/relationships/image" Target="media/image30.png"/><Relationship Id="rId70" Type="http://schemas.openxmlformats.org/officeDocument/2006/relationships/image" Target="media/image70.png"/><Relationship Id="rId37" Type="http://schemas.openxmlformats.org/officeDocument/2006/relationships/image" Target="media/image67.png"/><Relationship Id="rId36" Type="http://schemas.openxmlformats.org/officeDocument/2006/relationships/image" Target="media/image16.png"/><Relationship Id="rId39" Type="http://schemas.openxmlformats.org/officeDocument/2006/relationships/image" Target="media/image5.png"/><Relationship Id="rId38" Type="http://schemas.openxmlformats.org/officeDocument/2006/relationships/image" Target="media/image54.png"/><Relationship Id="rId62" Type="http://schemas.openxmlformats.org/officeDocument/2006/relationships/image" Target="media/image72.png"/><Relationship Id="rId61" Type="http://schemas.openxmlformats.org/officeDocument/2006/relationships/image" Target="media/image49.png"/><Relationship Id="rId20" Type="http://schemas.openxmlformats.org/officeDocument/2006/relationships/image" Target="media/image1.png"/><Relationship Id="rId64" Type="http://schemas.openxmlformats.org/officeDocument/2006/relationships/image" Target="media/image7.png"/><Relationship Id="rId63" Type="http://schemas.openxmlformats.org/officeDocument/2006/relationships/image" Target="media/image40.png"/><Relationship Id="rId22" Type="http://schemas.openxmlformats.org/officeDocument/2006/relationships/image" Target="media/image44.png"/><Relationship Id="rId66" Type="http://schemas.openxmlformats.org/officeDocument/2006/relationships/image" Target="media/image76.png"/><Relationship Id="rId21" Type="http://schemas.openxmlformats.org/officeDocument/2006/relationships/image" Target="media/image35.png"/><Relationship Id="rId65" Type="http://schemas.openxmlformats.org/officeDocument/2006/relationships/image" Target="media/image52.png"/><Relationship Id="rId24" Type="http://schemas.openxmlformats.org/officeDocument/2006/relationships/image" Target="media/image4.png"/><Relationship Id="rId68" Type="http://schemas.openxmlformats.org/officeDocument/2006/relationships/image" Target="media/image28.png"/><Relationship Id="rId23" Type="http://schemas.openxmlformats.org/officeDocument/2006/relationships/image" Target="media/image27.png"/><Relationship Id="rId67" Type="http://schemas.openxmlformats.org/officeDocument/2006/relationships/image" Target="media/image48.png"/><Relationship Id="rId60" Type="http://schemas.openxmlformats.org/officeDocument/2006/relationships/image" Target="media/image43.png"/><Relationship Id="rId26" Type="http://schemas.openxmlformats.org/officeDocument/2006/relationships/image" Target="media/image31.png"/><Relationship Id="rId25" Type="http://schemas.openxmlformats.org/officeDocument/2006/relationships/image" Target="media/image75.png"/><Relationship Id="rId69" Type="http://schemas.openxmlformats.org/officeDocument/2006/relationships/image" Target="media/image24.png"/><Relationship Id="rId28" Type="http://schemas.openxmlformats.org/officeDocument/2006/relationships/image" Target="media/image17.png"/><Relationship Id="rId27" Type="http://schemas.openxmlformats.org/officeDocument/2006/relationships/image" Target="media/image9.png"/><Relationship Id="rId29" Type="http://schemas.openxmlformats.org/officeDocument/2006/relationships/image" Target="media/image59.png"/><Relationship Id="rId51" Type="http://schemas.openxmlformats.org/officeDocument/2006/relationships/image" Target="media/image62.png"/><Relationship Id="rId50" Type="http://schemas.openxmlformats.org/officeDocument/2006/relationships/image" Target="media/image33.png"/><Relationship Id="rId53" Type="http://schemas.openxmlformats.org/officeDocument/2006/relationships/image" Target="media/image77.png"/><Relationship Id="rId52" Type="http://schemas.openxmlformats.org/officeDocument/2006/relationships/image" Target="media/image61.png"/><Relationship Id="rId11" Type="http://schemas.openxmlformats.org/officeDocument/2006/relationships/image" Target="media/image8.png"/><Relationship Id="rId55" Type="http://schemas.openxmlformats.org/officeDocument/2006/relationships/image" Target="media/image53.png"/><Relationship Id="rId10" Type="http://schemas.openxmlformats.org/officeDocument/2006/relationships/image" Target="media/image68.png"/><Relationship Id="rId54" Type="http://schemas.openxmlformats.org/officeDocument/2006/relationships/image" Target="media/image57.png"/><Relationship Id="rId13" Type="http://schemas.openxmlformats.org/officeDocument/2006/relationships/image" Target="media/image73.png"/><Relationship Id="rId57" Type="http://schemas.openxmlformats.org/officeDocument/2006/relationships/image" Target="media/image23.png"/><Relationship Id="rId12" Type="http://schemas.openxmlformats.org/officeDocument/2006/relationships/image" Target="media/image10.png"/><Relationship Id="rId56" Type="http://schemas.openxmlformats.org/officeDocument/2006/relationships/image" Target="media/image6.png"/><Relationship Id="rId15" Type="http://schemas.openxmlformats.org/officeDocument/2006/relationships/image" Target="media/image71.png"/><Relationship Id="rId59" Type="http://schemas.openxmlformats.org/officeDocument/2006/relationships/image" Target="media/image51.png"/><Relationship Id="rId14" Type="http://schemas.openxmlformats.org/officeDocument/2006/relationships/image" Target="media/image3.png"/><Relationship Id="rId58" Type="http://schemas.openxmlformats.org/officeDocument/2006/relationships/image" Target="media/image29.png"/><Relationship Id="rId17" Type="http://schemas.openxmlformats.org/officeDocument/2006/relationships/image" Target="media/image69.png"/><Relationship Id="rId16" Type="http://schemas.openxmlformats.org/officeDocument/2006/relationships/image" Target="media/image39.png"/><Relationship Id="rId19" Type="http://schemas.openxmlformats.org/officeDocument/2006/relationships/image" Target="media/image12.png"/><Relationship Id="rId18" Type="http://schemas.openxmlformats.org/officeDocument/2006/relationships/image" Target="media/image4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dkbnpWca8RLm7wZvuPTZbRFuGg==">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2023-10-05T23:15:00Z</dcterms:created>
  <dc:creator>Lucacs Incerti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0x01010026BD5ED90BF9674F9C936F620B04FD20</vt:lpwstr>
  </property>
</Properties>
</file>