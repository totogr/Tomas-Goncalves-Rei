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 - Procesador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¿Cómo funciona el ciclo de trabajo búsqueda - decodificación - ejecución?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ciclo se repite continuamente avanzando de una instrucción a la siguiente en secuencia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Búsqueda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 esta etapa, la CPU obtiene la siguiente instrucción desde la memoria. La dirección de memoria de la próxima instrucción se obtiene desde el contador de programa (PC, Program Counter).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 instrucción se extrae de la memoria y se carga en el registro de instrucción de la CPU.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Decodificación - &gt; la unidad de control 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vez que la instrucción está en el registro de instrucción, la CPU la decodifica. Esto implica interpretar la instrucción y determinar la operación que debe realizarse, así como identificar los operandos involucrados. 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decodificación también puede involucrar la determinación del tipo de instrucción (aritmética, de transferencia de datos, de control de flujo, etc.) y la identificación de los registros o direcciones de memoria asociados.</w:t>
      </w:r>
    </w:p>
    <w:p w:rsidR="00000000" w:rsidDel="00000000" w:rsidP="00000000" w:rsidRDefault="00000000" w:rsidRPr="00000000" w14:paraId="0000000A">
      <w:pPr>
        <w:ind w:left="0" w:firstLine="720"/>
        <w:rPr/>
        <w:pPrChange w:author="Anonymous" w:id="0" w:date="2024-06-14T01:07:04Z">
          <w:pPr>
            <w:ind w:left="0" w:firstLine="0"/>
          </w:pPr>
        </w:pPrChange>
      </w:pPr>
      <w:r w:rsidDel="00000000" w:rsidR="00000000" w:rsidRPr="00000000">
        <w:rPr>
          <w:rtl w:val="0"/>
        </w:rPr>
        <w:t xml:space="preserve">la unidad de control: </w:t>
      </w:r>
      <w:r w:rsidDel="00000000" w:rsidR="00000000" w:rsidRPr="00000000">
        <w:rPr>
          <w:rtl w:val="0"/>
        </w:rPr>
        <w:t xml:space="preserve">guardar los</w:t>
      </w:r>
      <w:r w:rsidDel="00000000" w:rsidR="00000000" w:rsidRPr="00000000">
        <w:rPr>
          <w:rtl w:val="0"/>
        </w:rPr>
        <w:t xml:space="preserve"> en distintos registros las instrucciones y le manda a la alu lo que quiere que haga.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y le dice a en que registros se va a guardar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Ejecución -&gt; la alu : saca el resultado por el bus interno y lo guarda en un registr</w:t>
      </w:r>
      <w:del w:author="Anonymous" w:id="1" w:date="2024-06-12T01:13:43Z">
        <w:r w:rsidDel="00000000" w:rsidR="00000000" w:rsidRPr="00000000">
          <w:rPr>
            <w:rtl w:val="0"/>
          </w:rPr>
          <w:delText xml:space="preserve">o</w:delText>
        </w:r>
        <w:r w:rsidDel="00000000" w:rsidR="00000000" w:rsidRPr="00000000">
          <w:rPr>
            <w:rtl w:val="0"/>
          </w:rPr>
          <w:delText xml:space="preserve"> que</w:delText>
        </w:r>
        <w:r w:rsidDel="00000000" w:rsidR="00000000" w:rsidRPr="00000000">
          <w:rPr>
            <w:rtl w:val="0"/>
          </w:rPr>
          <w:delText xml:space="preserve"> 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esta etapa, la CPU realiza la operación especificada por la instrucción. Puede implicar operaciones aritméticas, lógicas, transferencia de datos, etc.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resultados de la ejecución se almacenan en registros específicos o en la memoria, según sea necesario.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Indicar 5 características de los procesadores CISC.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Pocos registros de procesador (especializados)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 de Instrucciones amplio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Muchas instrucciones para trabajar con memoria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Microarquitectura en sofware/hardware compleja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Instrucciones complejas (más de un ciclo de reloj)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Varios modos de direccionamiento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Muchos tipos de datos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Muchos formatos de instrucción (variables o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híbridos)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Orientado al hardware, compiladores relativamente simples (tamaño de código pequeño)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Indicar 5 características de los procesadores RISC.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Muchos registros de procesador de uso general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Set de Instrucciones pequeño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Solo acceso a memoria a través de LOAD/STORE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Microarquitectura en hardware simple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Instrucciones simples (un ciclo de reloj)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Pocos modos de direccionamiento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Pocos tipos de datos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Pocos formatos de instrucción (fijos)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Orientado al software, compiladores relativamente complejos (tamaño de código largo)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Mencionar los nombres de 3 procesadores CISC y 3 RISC.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CISC: VAX, Intel x86 (hasta IA -32), Intel-64, IBM Mainframe, Motorola 68k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RISC: SPARC, MIPS, ARM, Intel Itanium (IA-64)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Los dos programas siguientes hacen lo mismo. Indicar cuál tarda menos si el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promedio de ciclos de máquina por instrucción de este procesador RISC es de 1,2 y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el del CISC es 1,5 .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RISC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.text @ Indica que los siguientes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@ ítems en memoria son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@ instrucciones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start: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mov r0, #15</w:t>
        <w:tab/>
        <w:t xml:space="preserve">@ Carga el número 15 en r0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mov r1, #20 </w:t>
        <w:tab/>
        <w:t xml:space="preserve">@ Carga el número 20 en r1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bl func </w:t>
        <w:tab/>
        <w:t xml:space="preserve">@ Llamado a subrutina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swi 0x11 </w:t>
        <w:tab/>
        <w:t xml:space="preserve">@ Fin de programa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func: </w:t>
        <w:tab/>
        <w:tab/>
        <w:t xml:space="preserve">@ Subrutina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add r0, r0, r1 </w:t>
        <w:tab/>
        <w:t xml:space="preserve">@ r0 = r0 + r1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mov pc, lr </w:t>
        <w:tab/>
        <w:t xml:space="preserve">@ Retornar desde subrutina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.end </w:t>
        <w:tab/>
        <w:tab/>
        <w:t xml:space="preserve">@ Marcar fin de archivo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CISC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.org 100h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.code ;Indica que los siguientes</w:t>
      </w:r>
    </w:p>
    <w:p w:rsidR="00000000" w:rsidDel="00000000" w:rsidP="00000000" w:rsidRDefault="00000000" w:rsidRPr="00000000" w14:paraId="00000044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;ítems en memoria son</w:t>
      </w:r>
    </w:p>
    <w:p w:rsidR="00000000" w:rsidDel="00000000" w:rsidP="00000000" w:rsidRDefault="00000000" w:rsidRPr="00000000" w14:paraId="00000045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;instrucciones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start: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mov al,15h</w:t>
        <w:tab/>
        <w:t xml:space="preserve"> ;Carga el número 15 en al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mov ah,20h </w:t>
        <w:tab/>
        <w:t xml:space="preserve">;Carga el número 20 en ah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func</w:t>
        <w:tab/>
        <w:t xml:space="preserve"> ;Llamado a subrutina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ret </w:t>
        <w:tab/>
        <w:t xml:space="preserve">;Fin de programa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 PROC </w:t>
        <w:tab/>
        <w:t xml:space="preserve">;Subrutina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add al, ah </w:t>
        <w:tab/>
        <w:t xml:space="preserve">;AL = AL + AH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ret </w:t>
        <w:tab/>
        <w:tab/>
        <w:t xml:space="preserve">;Retorno de la subrutina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 ENDP </w:t>
        <w:tab/>
        <w:t xml:space="preserve">;Fin de la subrutina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end </w:t>
        <w:tab/>
        <w:tab/>
        <w:t xml:space="preserve">;Fin de programa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Completar la siguiente tabla sin incluir las directivas: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12573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RISC: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tiempo de ejecución = n de instrucciones x ciclos de máquina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 de instrucciones: 6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CPI: 1,2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CISC: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 de instrucciones: 6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CPI: 1,5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Comparar NRISC . CPIRISC con NCISC . CPICISC</w:t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NRISC . CPIRISC = 7,2 - &gt; cantidad de ciclos ⭐ este recorre menos ciclos para hacer lo mismo que el otro. 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NCISC . CPICISC = 9 - &gt;cantidad de ciclos </w:t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El tiempo de ejecución de un programa en alto nivel es T = N x CPI / fck. En esta expresión N es la cantidad de instrucciones ejecutadas, CPI es el número de ciclos de máquina promedio por instrucción y fck es la frecuencia de reloj del procesador.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rtl w:val="0"/>
        </w:rPr>
        <w:t xml:space="preserve">El mismo programa se ejecuta en una máquina CISC y en una RISC con un promedio de ciclos de máquina por instrucción del procesador RISC de 1,2 y de 1,5 en el procesador CISC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Si las dos máquinas tardan lo mismo en ejecutar el programa y la frecuencia de reloj es la misma en ambos procesadores, ¿qué porcentaje de instrucciones </w:t>
      </w:r>
      <w:r w:rsidDel="00000000" w:rsidR="00000000" w:rsidRPr="00000000">
        <w:rPr>
          <w:b w:val="1"/>
          <w:rtl w:val="0"/>
        </w:rPr>
        <w:t xml:space="preserve">NRISC</w:t>
      </w:r>
      <w:r w:rsidDel="00000000" w:rsidR="00000000" w:rsidRPr="00000000">
        <w:rPr>
          <w:b w:val="1"/>
          <w:rtl w:val="0"/>
        </w:rPr>
        <w:t xml:space="preserve"> representa NCISC?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009775" cy="9715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m:oMath>
        <m:r>
          <w:rPr>
            <w:b w:val="1"/>
          </w:rPr>
          <m:t xml:space="preserve">NcCPIcisc/F ck = NrCPIrisc/Fck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simplifico los clock</w:t>
      </w:r>
    </w:p>
    <w:p w:rsidR="00000000" w:rsidDel="00000000" w:rsidP="00000000" w:rsidRDefault="00000000" w:rsidRPr="00000000" w14:paraId="0000006C">
      <w:pPr>
        <w:rPr>
          <w:b w:val="1"/>
        </w:rPr>
      </w:pPr>
      <m:oMath>
        <m:r>
          <w:rPr>
            <w:b w:val="1"/>
          </w:rPr>
          <m:t xml:space="preserve">Ncisc = Nrisc</m:t>
        </m:r>
        <m:f>
          <m:fPr>
            <m:ctrlPr>
              <w:rPr>
                <w:b w:val="1"/>
              </w:rPr>
            </m:ctrlPr>
          </m:fPr>
          <m:num>
            <m:r>
              <w:rPr>
                <w:b w:val="1"/>
              </w:rPr>
              <m:t xml:space="preserve"> CPIr</m:t>
            </m:r>
          </m:num>
          <m:den>
            <m:r>
              <w:rPr>
                <w:b w:val="1"/>
              </w:rPr>
              <m:t xml:space="preserve">CPIc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(7,2/9)x100 = 80. </w:t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CPI risc/ CPI cisc = x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x = 4/5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80% , la maquina cisc hizo 20% menos. 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Risc es 20% mas rapida </w:t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¿Qué porcentaje de instrucciones </w:t>
      </w:r>
      <w:r w:rsidDel="00000000" w:rsidR="00000000" w:rsidRPr="00000000">
        <w:rPr>
          <w:b w:val="1"/>
          <w:rtl w:val="0"/>
        </w:rPr>
        <w:t xml:space="preserve">NRISC</w:t>
      </w:r>
      <w:r w:rsidDel="00000000" w:rsidR="00000000" w:rsidRPr="00000000">
        <w:rPr>
          <w:b w:val="1"/>
          <w:rtl w:val="0"/>
        </w:rPr>
        <w:t xml:space="preserve"> representa NCISC si la frecuencia de reloj del procesador RISC es 12% mayor a la frecuencia de reloj del procesador CISC y tardan lo mismo en ejecutar el programa?</w:t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 más </w:t>
      </w:r>
      <w:r w:rsidDel="00000000" w:rsidR="00000000" w:rsidRPr="00000000">
        <w:rPr>
          <w:b w:val="1"/>
          <w:rtl w:val="0"/>
        </w:rPr>
        <w:t xml:space="preserve">lenta la de</w:t>
      </w:r>
      <w:r w:rsidDel="00000000" w:rsidR="00000000" w:rsidRPr="00000000">
        <w:rPr>
          <w:b w:val="1"/>
          <w:rtl w:val="0"/>
        </w:rPr>
        <w:t xml:space="preserve"> la máquina cisc. </w:t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 frecuencia del procesador Risc es más grandes es </w:t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911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En base a la siguiente figura se pide:</w:t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Explicar el concepto de pipelining.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El pipelining</w:t>
      </w:r>
      <w:r w:rsidDel="00000000" w:rsidR="00000000" w:rsidRPr="00000000">
        <w:rPr>
          <w:rtl w:val="0"/>
        </w:rPr>
        <w:t xml:space="preserve"> divide la ejecución de una instrucción en múltiples etapas y ejecuta varias instrucciones en diferentes etapas al mismo tiempo.</w:t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¿Qué representa el número 4 marcado en rojo en la figura?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Que en el tiempo 7 se ejecuta la instrucción 4. </w:t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Indicar todo lo que ocurre durante el tiempo 6.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25527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Indicar si la siguiente afirmación es verdadera o falsa.</w:t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 procesador superescalar es un procesador canalizado con varias canalizaciones de ejecución. Dicho procesador es muy útil cuando una de las etapas de ejecución requiere varios ciclos de reloj.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Falsa. mientras que el procesador canalizado divide las instrucciones en etapas, el procesador superescalar ejecutar múltiples instrucciones simultáneamente y de manera independiente en diferentes unidades de ejecución.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Es como que tiene mas de una alu.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¿Cuántas instrucciones se pueden ejecutar al mismo tiempo en un procesador</w:t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superescalar de 3 canalizaciones?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 instrucciones al mismo tiempo.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La supercomputadora Blue Gene de IBM puede alcanzar velocidades de funcionamiento en el rango PFLOPS (petaFLOPS).</w:t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¿Qué significa el acrónimo FLOPS?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Floating Point Operations Per Second" en inglés, que traducido al español sería "Operaciones de Punto Flotante por Segundo"</w:t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Escribir un 1 seguido de tantos ceros como corresponda a la cantidad de FLOPS que puede alcanzar la velocidad de funcionamiento de la supercomputadora Blue Gene.</w:t>
      </w:r>
    </w:p>
    <w:p w:rsidR="00000000" w:rsidDel="00000000" w:rsidP="00000000" w:rsidRDefault="00000000" w:rsidRPr="00000000" w14:paraId="00000090">
      <w:pPr>
        <w:rPr/>
      </w:pPr>
      <m:oMath>
        <m:r>
          <w:rPr/>
          <m:t xml:space="preserve">10</m:t>
        </m:r>
        <m:sSup>
          <m:sSupPr>
            <m:ctrlPr>
              <w:rPr/>
            </m:ctrlPr>
          </m:sSupPr>
          <m:e/>
          <m:sup>
            <m:r>
              <w:rPr/>
              <m:t xml:space="preserve">15</m:t>
            </m:r>
          </m:sup>
        </m:sSup>
      </m:oMath>
      <w:r w:rsidDel="00000000" w:rsidR="00000000" w:rsidRPr="00000000">
        <w:rPr>
          <w:rtl w:val="0"/>
        </w:rPr>
        <w:t xml:space="preserve">  -&gt; 1 PFLOPS=1×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15</m:t>
            </m:r>
          </m:sup>
        </m:sSup>
      </m:oMath>
      <w:r w:rsidDel="00000000" w:rsidR="00000000" w:rsidRPr="00000000">
        <w:rPr>
          <w:rtl w:val="0"/>
        </w:rPr>
        <w:t xml:space="preserve"> FLOPS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1,000,000,000,000,000 FLOPS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 - Memoria</w:t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¿Cómo se llama, en una memoria, el tiempo que transcurre desde que se aplica una</w:t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dirección en la entrada, hasta que el dato almacenado se tiene en la salida?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Tiempo de acceso = tiempo de seek promedio + tiempo de latencia promedio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tiempo necesario para estar en posición para escribir o leer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Clasificar los siguientes niveles de memoria según su capacidad, tiempo de acceso</w:t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 costo con 1 para la de mayor capacidad y 5 para la de menor, 1 para la de menor</w:t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tiempo de acceso y 5 para la de mayor, 1 para la de menor precio y 5 la de mayor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4595813" cy="1953013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1953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L1 y L2 eran las que estaban incluidas en el procesador. Actualmente se incluyen las 3.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la L2 es más lenta pero de mayor capacidad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Dado un circuito integrado de memoria ROM de 512 x 4 indicar:</w:t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Cuántas entradas de dirección tiene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El número de entradas de dirección se determina por la parte "512" en la descripción. En este caso, hay 512 entradas de dirección.</w:t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Cuántas entradas/salidas de datos tiene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La parte "4" en la descripción indica que cada palabra en la memoria ROM tiene 4 bits de ancho. Por lo tanto, hay 4 entradas/salidas de datos para cada dirección.</w:t>
      </w:r>
    </w:p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Cuántas palabras y de qué tamaño almacena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  <w:t xml:space="preserve">El número total de palabras se da por la parte "512" en la descripción. Hay 512 palabras en la memoria.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  <w:t xml:space="preserve">El tamaño de cada palabra es determinado por la parte "4" en la descripción. Cada palabra tiene 4 bits de tamaño.</w:t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¿Cuál es la diferencia entre una memoria volátil y una perenne o no volátil?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memoria volátil se utiliza para almacenar información de manera temporal, mientras que la memoria no volátil se utiliza para almacenar información de manera permanente. 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Para las siguientes memorias indicar el significado de las siglas, las características</w:t>
      </w:r>
    </w:p>
    <w:p w:rsidR="00000000" w:rsidDel="00000000" w:rsidP="00000000" w:rsidRDefault="00000000" w:rsidRPr="00000000" w14:paraId="000000B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 derivan de su nombre y si es volátil o no volátil:</w:t>
      </w:r>
    </w:p>
    <w:p w:rsidR="00000000" w:rsidDel="00000000" w:rsidP="00000000" w:rsidRDefault="00000000" w:rsidRPr="00000000" w14:paraId="000000B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RAM, ROM, PROM, EPROM, EEPROM, FLASH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RAM (Memoria de Acceso Aleatorio): Significado de las Siglas: Random Access Memory.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B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Volátil: Pierde los datos cuando se apaga la alimentación.</w:t>
      </w:r>
    </w:p>
    <w:p w:rsidR="00000000" w:rsidDel="00000000" w:rsidP="00000000" w:rsidRDefault="00000000" w:rsidRPr="00000000" w14:paraId="000000B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Acceso rápido y aleatorio.</w:t>
      </w:r>
    </w:p>
    <w:p w:rsidR="00000000" w:rsidDel="00000000" w:rsidP="00000000" w:rsidRDefault="00000000" w:rsidRPr="00000000" w14:paraId="000000B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Utilizada para almacenar datos temporales durante la ejecución de programas.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 xml:space="preserve">Volatilidad: Volátil.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  <w:t xml:space="preserve">ROM (Memoria de Solo Lectura): Significado de las Siglas: Read-Only Memory.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B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No se puede modificar o sobrescribir fácilmente.</w:t>
      </w:r>
    </w:p>
    <w:p w:rsidR="00000000" w:rsidDel="00000000" w:rsidP="00000000" w:rsidRDefault="00000000" w:rsidRPr="00000000" w14:paraId="000000B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Almacena datos de forma permanente.</w:t>
      </w:r>
    </w:p>
    <w:p w:rsidR="00000000" w:rsidDel="00000000" w:rsidP="00000000" w:rsidRDefault="00000000" w:rsidRPr="00000000" w14:paraId="000000B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Contiene instrucciones de arranque y firmware.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  <w:t xml:space="preserve">Volatilidad: No volátil.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  <w:t xml:space="preserve">PROM (Memoria Programable de Solo Lectura): Significado de las Siglas: Programmable Read-Only Memory.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C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Se puede programar una sola vez con datos permanentes.</w:t>
      </w:r>
    </w:p>
    <w:p w:rsidR="00000000" w:rsidDel="00000000" w:rsidP="00000000" w:rsidRDefault="00000000" w:rsidRPr="00000000" w14:paraId="000000C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No es reprogramable después de la programación inicial.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  <w:t xml:space="preserve">Volatilidad: No volátil.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 xml:space="preserve">EPROM (Memoria Programable y Borrable de Solo Lectura): Significado de las Siglas: Erasable Programmable Read-Only Memory.</w:t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C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Programable y borrable mediante exposición a luz ultravioleta.</w:t>
      </w:r>
    </w:p>
    <w:p w:rsidR="00000000" w:rsidDel="00000000" w:rsidP="00000000" w:rsidRDefault="00000000" w:rsidRPr="00000000" w14:paraId="000000C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Se puede reprogramar después de borrar.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Volatilidad: No volátil.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  <w:t xml:space="preserve">EEPROM (Memoria Programable y Borrable Eléctricamente de Solo Lectura): Significado de las Siglas: Electrically Erasable Programmable Read-Only Memory.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C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Programable y borrable eléctricamente.</w:t>
      </w:r>
    </w:p>
    <w:p w:rsidR="00000000" w:rsidDel="00000000" w:rsidP="00000000" w:rsidRDefault="00000000" w:rsidRPr="00000000" w14:paraId="000000C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Permite reprogramación sin necesidad de luz ultravioleta.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  <w:t xml:space="preserve">Volatilidad: No volátil.</w:t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  <w:t xml:space="preserve">FLASH: Significado de las Siglas: No tiene un significado específico en este contexto.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D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Se puede programar y borrar eléctricamente.</w:t>
      </w:r>
    </w:p>
    <w:p w:rsidR="00000000" w:rsidDel="00000000" w:rsidP="00000000" w:rsidRDefault="00000000" w:rsidRPr="00000000" w14:paraId="000000D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Utilizada en dispositivos de almacenamiento de datos como unidades USB, tarjetas de memoria y SSD.</w:t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  <w:t xml:space="preserve">Volatilidad: No volátil.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Diseñar un banco de memoria RAM de 1 GByte. Se dispone de un circuito integrado de 512 M palabras de 4 bits y dos de 256 M palabras de 4 bits. Se pide:</w:t>
      </w:r>
    </w:p>
    <w:p w:rsidR="00000000" w:rsidDel="00000000" w:rsidP="00000000" w:rsidRDefault="00000000" w:rsidRPr="00000000" w14:paraId="000000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Indicar cuántos y cuáles circuitos integrados se van a usar.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1 k = 2^10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1kx1k = 1M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1GB =  2^30 cantidad de direcciones distintas A0 a A29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512 M = 2^</w:t>
      </w:r>
      <w:ins w:author="Delfina Paniccia" w:id="2" w:date="2024-06-16T17:38:07Z">
        <w:r w:rsidDel="00000000" w:rsidR="00000000" w:rsidRPr="00000000">
          <w:rPr>
            <w:rtl w:val="0"/>
          </w:rPr>
          <w:t xml:space="preserve"> </w:t>
        </w:r>
      </w:ins>
      <w:r w:rsidDel="00000000" w:rsidR="00000000" w:rsidRPr="00000000">
        <w:rPr>
          <w:rtl w:val="0"/>
        </w:rPr>
        <w:t xml:space="preserve">9 x 2^20 de A0 a A28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256 M = 2^8 x 2^20 de A0 a A27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chip 1 le entran 29 líneas de dirección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chip 2 le entran 28 líneas de dirección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Armar un mapa de memoria en el que se vea la primera dirección y la última para</w:t>
      </w:r>
    </w:p>
    <w:p w:rsidR="00000000" w:rsidDel="00000000" w:rsidP="00000000" w:rsidRDefault="00000000" w:rsidRPr="00000000" w14:paraId="000000E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cada circuito integrado.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Decodificar los selectores de integrado (Chip Select).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Dibujar el circuito.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Diseñar un banco de memoria RAM de 768 MBytes y 256 Bytes de ROM. Para la</w:t>
      </w:r>
    </w:p>
    <w:p w:rsidR="00000000" w:rsidDel="00000000" w:rsidP="00000000" w:rsidRDefault="00000000" w:rsidRPr="00000000" w14:paraId="000000E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memoria RAM se dispone de dos circuitos integrados de 256 Mbytes y dos de 128</w:t>
      </w:r>
    </w:p>
    <w:p w:rsidR="00000000" w:rsidDel="00000000" w:rsidP="00000000" w:rsidRDefault="00000000" w:rsidRPr="00000000" w14:paraId="000000E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MBytes. Para la memoria ROM se dispone de un circuito integrado de 128 MBytes, uno de 64 MBytes y dos de 32 Mbytes. Se pide:</w:t>
      </w:r>
    </w:p>
    <w:p w:rsidR="00000000" w:rsidDel="00000000" w:rsidP="00000000" w:rsidRDefault="00000000" w:rsidRPr="00000000" w14:paraId="000000E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Indicar cuántos y cuáles circuitos integrados se van a usar.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Memoria RAM: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768 MBytes  =&gt; disponemos de </w:t>
      </w:r>
      <w:r w:rsidDel="00000000" w:rsidR="00000000" w:rsidRPr="00000000">
        <w:rPr>
          <w:rtl w:val="0"/>
        </w:rPr>
        <w:t xml:space="preserve">2x 256Mb</w:t>
      </w:r>
      <w:r w:rsidDel="00000000" w:rsidR="00000000" w:rsidRPr="00000000">
        <w:rPr>
          <w:rtl w:val="0"/>
        </w:rPr>
        <w:t xml:space="preserve"> + 2x128Mb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256 Bytes =&gt; disponemos de 128MB + 64Mb + 2x32Mb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RAM: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256Mb = 2^8 . 2^20  = 2^28 x2 -&gt; A0… A27    RA1 y RA2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128Mb = 2^7. 2^20 = 2^27 x2= -&gt; A0.. A26</w:t>
        <w:tab/>
        <w:t xml:space="preserve"> RA3 y RA4</w:t>
        <w:tab/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ROM: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128Mb = 2^7.2^20 = 2^27 -&gt; A0…A26   RO1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64Mb = 2^6.2^20 = 2^26 -&gt; A0…A25     RO2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32Mb = 2^5.2^20 = 2^25x2  -&gt; A0…A24  RO3 y RO4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Armar un mapa de memoria en el que se vea la primera dirección y la última para</w:t>
      </w:r>
    </w:p>
    <w:p w:rsidR="00000000" w:rsidDel="00000000" w:rsidP="00000000" w:rsidRDefault="00000000" w:rsidRPr="00000000" w14:paraId="000000F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cada circuito integrado.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RAM y ROM 1024MB (768+256)</w:t>
      </w:r>
    </w:p>
    <w:p w:rsidR="00000000" w:rsidDel="00000000" w:rsidP="00000000" w:rsidRDefault="00000000" w:rsidRPr="00000000" w14:paraId="000001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 el 0 con el A29 se selecciona</w:t>
      </w:r>
    </w:p>
    <w:p w:rsidR="00000000" w:rsidDel="00000000" w:rsidP="00000000" w:rsidRDefault="00000000" w:rsidRPr="00000000" w14:paraId="0000010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633913" cy="5442153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5442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Decodificar los selectores de integrado (Chip Select).</w:t>
      </w:r>
    </w:p>
    <w:p w:rsidR="00000000" w:rsidDel="00000000" w:rsidP="00000000" w:rsidRDefault="00000000" w:rsidRPr="00000000" w14:paraId="0000010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78897" cy="27432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8897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Dibujar el circuito.</w:t>
      </w:r>
    </w:p>
    <w:p w:rsidR="00000000" w:rsidDel="00000000" w:rsidP="00000000" w:rsidRDefault="00000000" w:rsidRPr="00000000" w14:paraId="000001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048000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La memoria principal de una máquina contiene 8 KBytes en 512 bloques de 16 palabrascada uno. La memoria caché de asignación directa es de 128 bytes. Suponiendo un tiempo de acceso a la memoria principal de 10ns, un tiempo de acceso a la memoria caché de 1ns y el tiempo de carga de un bloque de memoria principal en la memoria caché de 160ns, se pide: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-&gt; La memoria cache sirve para disminuir los tiempos de respuesta</w:t>
      </w: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Indicar el formato de la dirección de memoria caché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Obtener la tasa de aciertos y el tiempo efectivo de acceso de un programa de 18</w:t>
      </w:r>
    </w:p>
    <w:p w:rsidR="00000000" w:rsidDel="00000000" w:rsidP="00000000" w:rsidRDefault="00000000" w:rsidRPr="00000000" w14:paraId="000001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bytes de longitud que comienza en la dirección (1D)16 y termina en la dirección (2E)16 si el programa itera 3 veces ese conjunto de instrucciones.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6744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se repiten los 18 bytes en 3 iteraciones tendremos:</w:t>
      </w:r>
      <w:ins w:author="Delfina Paniccia" w:id="3" w:date="2024-06-16T23:37:58Z">
        <w:r w:rsidDel="00000000" w:rsidR="00000000" w:rsidRPr="00000000">
          <w:rPr>
            <w:sz w:val="24"/>
            <w:szCs w:val="24"/>
            <w:rtl w:val="0"/>
          </w:rPr>
          <w:t xml:space="preserve">  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3252788" cy="91713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917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nseg -&gt; nano segundos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114300" distT="114300" distL="114300" distR="114300">
            <wp:extent cx="4567238" cy="685800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5464781" cy="1379812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4781" cy="1379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Ubicar en la memoria caché la dirección correspondiente a la dirección de memoria</w:t>
      </w:r>
    </w:p>
    <w:p w:rsidR="00000000" w:rsidDel="00000000" w:rsidP="00000000" w:rsidRDefault="00000000" w:rsidRPr="00000000" w14:paraId="000001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principal (0A99)16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Recalcular el tiempo efectivo de acceso si cada una de las 18 instrucciones del</w:t>
      </w:r>
    </w:p>
    <w:p w:rsidR="00000000" w:rsidDel="00000000" w:rsidP="00000000" w:rsidRDefault="00000000" w:rsidRPr="00000000" w14:paraId="000001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programa anterior se encuentran en la tercera palabra de los bloques nx128 con n =</w:t>
      </w:r>
    </w:p>
    <w:p w:rsidR="00000000" w:rsidDel="00000000" w:rsidP="00000000" w:rsidRDefault="00000000" w:rsidRPr="00000000" w14:paraId="000001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 a 17.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una solución es declarar de distinta manera o sea asociativa por conjunto.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EXTRA: se agregó a la guia en su segunda versión.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114300" distT="114300" distL="114300" distR="114300">
            <wp:extent cx="2113960" cy="187166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3960" cy="187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Pueden ser de entrada y de salida (en ram se puede leer y escribir)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lo que se encuentra a la izquierda son los buses ( son de entrada)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-&gt; que pasa si quiero escribir un dato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En la patita 8 se activa con un 0.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la pata 10 WE-&gt; habilitar la escritura con 0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/>
        <w:drawing>
          <wp:inline distB="114300" distT="114300" distL="114300" distR="114300">
            <wp:extent cx="4967288" cy="1817604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1817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 =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10</m:t>
            </m:r>
          </m:sup>
        </m:sSup>
        <m:r>
          <w:rPr/>
          <m:t xml:space="preserve">; 4=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</m:t>
            </m:r>
          </m:sup>
        </m:sSup>
        <m:r>
          <w:rPr/>
          <m:t xml:space="preserve"> =&gt;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12</m:t>
            </m:r>
          </m:sup>
        </m:sSup>
        <m:r>
          <w:rPr/>
          <m:t xml:space="preserve">.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B">
      <w:pPr>
        <w:ind w:left="0" w:firstLine="0"/>
        <w:rPr/>
      </w:pPr>
      <w:r w:rsidDel="00000000" w:rsidR="00000000" w:rsidRPr="00000000">
        <w:rPr>
          <w:rtl w:val="0"/>
        </w:rPr>
        <w:t xml:space="preserve">A = Address. La ram tiene 12 direcciones. y el CPU tiene 16 direcciones </w:t>
      </w:r>
    </w:p>
    <w:p w:rsidR="00000000" w:rsidDel="00000000" w:rsidP="00000000" w:rsidRDefault="00000000" w:rsidRPr="00000000" w14:paraId="0000013C">
      <w:pPr>
        <w:ind w:left="0" w:firstLine="0"/>
        <w:rPr/>
      </w:pP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16</m:t>
            </m:r>
          </m:sup>
        </m:sSup>
        <m:r>
          <w:rPr/>
          <m:t xml:space="preserve">=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10</m:t>
            </m:r>
          </m:sup>
        </m:sSup>
        <m:r>
          <w:rPr/>
          <m:t xml:space="preserve">.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6</m:t>
            </m:r>
          </m:sup>
        </m:sSup>
        <m:r>
          <w:rPr/>
          <m:t xml:space="preserve"> = k.64 =&gt; 64k palabras. </m:t>
        </m:r>
      </m:oMath>
      <w:r w:rsidDel="00000000" w:rsidR="00000000" w:rsidRPr="00000000">
        <w:rPr>
          <w:rtl w:val="0"/>
        </w:rPr>
        <w:t xml:space="preserve">pero direcciona menos, pq </w:t>
      </w:r>
    </w:p>
    <w:p w:rsidR="00000000" w:rsidDel="00000000" w:rsidP="00000000" w:rsidRDefault="00000000" w:rsidRPr="00000000" w14:paraId="0000013D">
      <w:pPr>
        <w:ind w:left="0" w:firstLine="0"/>
        <w:rPr/>
      </w:pPr>
      <w:r w:rsidDel="00000000" w:rsidR="00000000" w:rsidRPr="00000000">
        <w:rPr>
          <w:rtl w:val="0"/>
        </w:rPr>
        <w:t xml:space="preserve">Ms-&gt; selector de módulo de memoria que dale del decodificador. </w:t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rtl w:val="0"/>
        </w:rPr>
        <w:t xml:space="preserve">si de A12 a A15 hay 4 líneas, el address decoder puede tener 16 líneas y c/u una ram </w:t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>
          <w:rtl w:val="0"/>
        </w:rPr>
        <w:t xml:space="preserve">16 módulos de 4 k = 64. 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hace con un 0, pq es el negado. 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línea W tiene que tener 0 y la línea RD tiene que salir con 1, ambas líneas pueden estar en 1 si no quiero que utilice la cpu. </w:t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Para buscar la siguiente instrucción WR = 1 , RD =0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Tiene que estar en ?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bus de control es el WR.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Es una Ram: </w:t>
      </w:r>
    </w:p>
    <w:p w:rsidR="00000000" w:rsidDel="00000000" w:rsidP="00000000" w:rsidRDefault="00000000" w:rsidRPr="00000000" w14:paraId="0000014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48138" cy="127476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1274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0" w:firstLine="0"/>
        <w:rPr/>
      </w:pPr>
      <w:r w:rsidDel="00000000" w:rsidR="00000000" w:rsidRPr="00000000">
        <w:rPr>
          <w:rtl w:val="0"/>
        </w:rPr>
        <w:t xml:space="preserve">Parcialito 14/11</w:t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05363" cy="4490726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4490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0" w:firstLine="0"/>
        <w:rPr>
          <w:sz w:val="20"/>
          <w:szCs w:val="20"/>
        </w:rPr>
      </w:pPr>
      <m:oMath>
        <m:r>
          <w:rPr>
            <w:sz w:val="26"/>
            <w:szCs w:val="26"/>
          </w:rPr>
          <m:t xml:space="preserve">CPIe=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>Σ</m:t>
            </m:r>
            <m:r>
              <w:rPr>
                <w:sz w:val="26"/>
                <w:szCs w:val="26"/>
              </w:rPr>
              <m:t xml:space="preserve">(CPI x Cantidad de instrucciones)</m:t>
            </m:r>
          </m:num>
          <m:den>
            <m:r>
              <w:rPr>
                <w:sz w:val="26"/>
                <w:szCs w:val="26"/>
              </w:rPr>
              <m:t xml:space="preserve">Total de instrucciones ejecutada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 =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(1x45000)+(2x32000)+(2x15000)+ (2 x 8000)</m:t>
            </m:r>
          </m:num>
          <m:den>
            <m:r>
              <w:rPr>
                <w:sz w:val="24"/>
                <w:szCs w:val="24"/>
              </w:rPr>
              <m:t xml:space="preserve">100000</m:t>
            </m:r>
          </m:den>
        </m:f>
        <m:r>
          <w:rPr>
            <w:sz w:val="24"/>
            <w:szCs w:val="24"/>
          </w:rPr>
          <m:t xml:space="preserve"> = </m:t>
        </m:r>
      </m:oMath>
      <m:oMath>
        <m:r>
          <w:rPr>
            <w:sz w:val="20"/>
            <w:szCs w:val="20"/>
          </w:rPr>
          <m:t xml:space="preserve">1,55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rPr>
          <w:sz w:val="28"/>
          <w:szCs w:val="28"/>
        </w:rPr>
      </w:pPr>
      <m:oMath>
        <m:r>
          <w:rPr>
            <w:sz w:val="28"/>
            <w:szCs w:val="28"/>
          </w:rPr>
          <m:t xml:space="preserve">Tiempo de ejecución: 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Total de instrucciones * CPI efectivo</m:t>
            </m:r>
          </m:num>
          <m:den>
            <m:r>
              <w:rPr>
                <w:sz w:val="28"/>
                <w:szCs w:val="28"/>
              </w:rPr>
              <m:t xml:space="preserve">Frecuencia del reloj</m:t>
            </m:r>
          </m:den>
        </m:f>
        <m:r>
          <w:rPr>
            <w:sz w:val="28"/>
            <w:szCs w:val="28"/>
          </w:rPr>
          <m:t xml:space="preserve"> = 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100000 * 1.55</m:t>
            </m:r>
          </m:num>
          <m:den>
            <m:r>
              <w:rPr>
                <w:sz w:val="28"/>
                <w:szCs w:val="28"/>
              </w:rPr>
              <m:t xml:space="preserve">40 * 10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/>
              <m:sup>
                <m:r>
                  <w:rPr>
                    <w:sz w:val="28"/>
                    <w:szCs w:val="28"/>
                  </w:rPr>
                  <m:t xml:space="preserve">6</m:t>
                </m:r>
              </m:sup>
            </m:sSup>
          </m:den>
        </m:f>
        <m:r>
          <w:rPr>
            <w:sz w:val="28"/>
            <w:szCs w:val="28"/>
          </w:rPr>
          <m:t xml:space="preserve">=0.003875 sgs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0" w:firstLine="0"/>
        <w:rPr>
          <w:sz w:val="28"/>
          <w:szCs w:val="28"/>
        </w:rPr>
      </w:pPr>
      <m:oMath>
        <m:r>
          <w:rPr>
            <w:sz w:val="28"/>
            <w:szCs w:val="28"/>
          </w:rPr>
          <m:t xml:space="preserve">MIPS = 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Frecuencia de reloj</m:t>
            </m:r>
          </m:num>
          <m:den>
            <m:r>
              <w:rPr>
                <w:sz w:val="28"/>
                <w:szCs w:val="28"/>
              </w:rPr>
              <m:t xml:space="preserve">CPI efectivo x 1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0</m:t>
                </m:r>
              </m:e>
              <m:sup>
                <m:r>
                  <w:rPr>
                    <w:sz w:val="28"/>
                    <w:szCs w:val="28"/>
                  </w:rPr>
                  <m:t xml:space="preserve">6</m:t>
                </m:r>
              </m:sup>
            </m:sSup>
          </m:den>
        </m:f>
        <m:r>
          <w:rPr>
            <w:sz w:val="28"/>
            <w:szCs w:val="28"/>
          </w:rPr>
          <m:t xml:space="preserve">= 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40MHz</m:t>
            </m:r>
          </m:num>
          <m:den>
            <m:r>
              <w:rPr>
                <w:sz w:val="28"/>
                <w:szCs w:val="28"/>
              </w:rPr>
              <m:t xml:space="preserve">1.55x1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0</m:t>
                </m:r>
              </m:e>
              <m:sup>
                <m:r>
                  <w:rPr>
                    <w:sz w:val="28"/>
                    <w:szCs w:val="28"/>
                  </w:rPr>
                  <m:t xml:space="preserve">6</m:t>
                </m:r>
              </m:sup>
            </m:sSup>
          </m:den>
        </m:f>
        <m:r>
          <w:rPr>
            <w:sz w:val="28"/>
            <w:szCs w:val="28"/>
          </w:rPr>
          <m:t xml:space="preserve">=25.81 MIPS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Parcialito 21/11</w:t>
      </w:r>
    </w:p>
    <w:p w:rsidR="00000000" w:rsidDel="00000000" w:rsidP="00000000" w:rsidRDefault="00000000" w:rsidRPr="00000000" w14:paraId="00000156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Dado un banco de memoria de 512MB, teniendo las siguientes memorias: 1 de 256MB, 1 de 128MB y 2 de 64 MB, </w:t>
      </w:r>
    </w:p>
    <w:p w:rsidR="00000000" w:rsidDel="00000000" w:rsidP="00000000" w:rsidRDefault="00000000" w:rsidRPr="00000000" w14:paraId="00000157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a) Indicar cuantos y cuales integrados se usarán </w:t>
      </w:r>
    </w:p>
    <w:p w:rsidR="00000000" w:rsidDel="00000000" w:rsidP="00000000" w:rsidRDefault="00000000" w:rsidRPr="00000000" w14:paraId="00000158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b)Hacer el mapa de memoria que se vea la primera dirección y la última de cada chip.</w:t>
      </w:r>
    </w:p>
    <w:p w:rsidR="00000000" w:rsidDel="00000000" w:rsidP="00000000" w:rsidRDefault="00000000" w:rsidRPr="00000000" w14:paraId="0000015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256MB = </w:t>
      </w:r>
      <m:oMath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2</m:t>
            </m:r>
          </m:e>
          <m:sup>
            <m:r>
              <w:rPr>
                <w:sz w:val="28"/>
                <w:szCs w:val="28"/>
              </w:rPr>
              <m:t xml:space="preserve">8</m:t>
            </m:r>
          </m:sup>
        </m:sSup>
        <m:r>
          <w:rPr>
            <w:sz w:val="28"/>
            <w:szCs w:val="28"/>
          </w:rPr>
          <m:t xml:space="preserve">.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2</m:t>
            </m:r>
          </m:e>
          <m:sup>
            <m:r>
              <w:rPr>
                <w:sz w:val="28"/>
                <w:szCs w:val="28"/>
              </w:rPr>
              <m:t xml:space="preserve">20 </m:t>
            </m:r>
          </m:sup>
        </m:sSup>
        <m:r>
          <w:rPr>
            <w:sz w:val="28"/>
            <w:szCs w:val="28"/>
          </w:rPr>
          <m:t xml:space="preserve">= 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2</m:t>
            </m:r>
          </m:e>
          <m:sup>
            <m:r>
              <w:rPr>
                <w:sz w:val="28"/>
                <w:szCs w:val="28"/>
              </w:rPr>
              <m:t xml:space="preserve">28</m:t>
            </m:r>
          </m:sup>
        </m:sSup>
      </m:oMath>
      <w:r w:rsidDel="00000000" w:rsidR="00000000" w:rsidRPr="00000000">
        <w:rPr>
          <w:sz w:val="28"/>
          <w:szCs w:val="28"/>
          <w:rtl w:val="0"/>
        </w:rPr>
        <w:t xml:space="preserve">   IC1             A0….. A27</w:t>
      </w:r>
    </w:p>
    <w:p w:rsidR="00000000" w:rsidDel="00000000" w:rsidP="00000000" w:rsidRDefault="00000000" w:rsidRPr="00000000" w14:paraId="0000015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128 MB = </w:t>
      </w:r>
      <m:oMath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2</m:t>
            </m:r>
          </m:e>
          <m:sup>
            <m:r>
              <w:rPr>
                <w:sz w:val="28"/>
                <w:szCs w:val="28"/>
              </w:rPr>
              <m:t xml:space="preserve">7</m:t>
            </m:r>
          </m:sup>
        </m:sSup>
        <m:r>
          <w:rPr>
            <w:sz w:val="28"/>
            <w:szCs w:val="28"/>
          </w:rPr>
          <m:t xml:space="preserve">. 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2</m:t>
            </m:r>
          </m:e>
          <m:sup>
            <m:r>
              <w:rPr>
                <w:sz w:val="28"/>
                <w:szCs w:val="28"/>
              </w:rPr>
              <m:t xml:space="preserve">20</m:t>
            </m:r>
          </m:sup>
        </m:sSup>
        <m:r>
          <w:rPr>
            <w:sz w:val="28"/>
            <w:szCs w:val="28"/>
          </w:rPr>
          <m:t xml:space="preserve">= 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2</m:t>
            </m:r>
          </m:e>
          <m:sup>
            <m:r>
              <w:rPr>
                <w:sz w:val="28"/>
                <w:szCs w:val="28"/>
              </w:rPr>
              <m:t xml:space="preserve">27</m:t>
            </m:r>
          </m:sup>
        </m:sSup>
      </m:oMath>
      <w:r w:rsidDel="00000000" w:rsidR="00000000" w:rsidRPr="00000000">
        <w:rPr>
          <w:sz w:val="28"/>
          <w:szCs w:val="28"/>
          <w:rtl w:val="0"/>
        </w:rPr>
        <w:t xml:space="preserve">  IC2             A0….. A26</w:t>
      </w:r>
    </w:p>
    <w:p w:rsidR="00000000" w:rsidDel="00000000" w:rsidP="00000000" w:rsidRDefault="00000000" w:rsidRPr="00000000" w14:paraId="0000015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64 MB = </w:t>
      </w:r>
      <m:oMath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2</m:t>
            </m:r>
          </m:e>
          <m:sup>
            <m:r>
              <w:rPr>
                <w:sz w:val="28"/>
                <w:szCs w:val="28"/>
              </w:rPr>
              <m:t xml:space="preserve">6</m:t>
            </m:r>
          </m:sup>
        </m:sSup>
        <m:r>
          <w:rPr>
            <w:sz w:val="28"/>
            <w:szCs w:val="28"/>
          </w:rPr>
          <m:t xml:space="preserve"> . 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2</m:t>
            </m:r>
          </m:e>
          <m:sup>
            <m:r>
              <w:rPr>
                <w:sz w:val="28"/>
                <w:szCs w:val="28"/>
              </w:rPr>
              <m:t xml:space="preserve">20</m:t>
            </m:r>
          </m:sup>
        </m:sSup>
        <m:r>
          <w:rPr>
            <w:sz w:val="28"/>
            <w:szCs w:val="28"/>
          </w:rPr>
          <m:t xml:space="preserve"> = 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2</m:t>
            </m:r>
          </m:e>
          <m:sup>
            <m:r>
              <w:rPr>
                <w:sz w:val="28"/>
                <w:szCs w:val="28"/>
              </w:rPr>
              <m:t xml:space="preserve">26</m:t>
            </m:r>
          </m:sup>
        </m:sSup>
      </m:oMath>
      <w:r w:rsidDel="00000000" w:rsidR="00000000" w:rsidRPr="00000000">
        <w:rPr>
          <w:sz w:val="28"/>
          <w:szCs w:val="28"/>
          <w:rtl w:val="0"/>
        </w:rPr>
        <w:t xml:space="preserve">  IC3             A0…. A25</w:t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64 MB = </w:t>
      </w:r>
      <m:oMath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2</m:t>
            </m:r>
          </m:e>
          <m:sup>
            <m:r>
              <w:rPr>
                <w:sz w:val="28"/>
                <w:szCs w:val="28"/>
              </w:rPr>
              <m:t xml:space="preserve">6</m:t>
            </m:r>
          </m:sup>
        </m:sSup>
        <m:r>
          <w:rPr>
            <w:sz w:val="28"/>
            <w:szCs w:val="28"/>
          </w:rPr>
          <m:t xml:space="preserve"> . 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2</m:t>
            </m:r>
          </m:e>
          <m:sup>
            <m:r>
              <w:rPr>
                <w:sz w:val="28"/>
                <w:szCs w:val="28"/>
              </w:rPr>
              <m:t xml:space="preserve">20</m:t>
            </m:r>
          </m:sup>
        </m:sSup>
        <m:r>
          <w:rPr>
            <w:sz w:val="28"/>
            <w:szCs w:val="28"/>
          </w:rPr>
          <m:t xml:space="preserve"> = 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2</m:t>
            </m:r>
          </m:e>
          <m:sup>
            <m:r>
              <w:rPr>
                <w:sz w:val="28"/>
                <w:szCs w:val="28"/>
              </w:rPr>
              <m:t xml:space="preserve">26</m:t>
            </m:r>
          </m:sup>
        </m:sSup>
      </m:oMath>
      <w:r w:rsidDel="00000000" w:rsidR="00000000" w:rsidRPr="00000000">
        <w:rPr>
          <w:sz w:val="28"/>
          <w:szCs w:val="28"/>
          <w:rtl w:val="0"/>
        </w:rPr>
        <w:t xml:space="preserve">  IC4             A0…. A25</w:t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utilizaran 4 Circuitos integrados. (IC1,IC2,IC3,IC4)</w:t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A28  A27   A26   A25 ……………………………….. A0    -&gt; 521MB</w:t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0        0        0      0   ………………………………..   0         </w:t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0        1        1      1    ………………………………..  1       IC1  </w:t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+1</w:t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1        0        0      0   ………………………………..   0         </w:t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1        0        1      1   ………………………………..   1       IC2  </w:t>
      </w:r>
    </w:p>
    <w:p w:rsidR="00000000" w:rsidDel="00000000" w:rsidP="00000000" w:rsidRDefault="00000000" w:rsidRPr="00000000" w14:paraId="000001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+1</w:t>
      </w:r>
    </w:p>
    <w:p w:rsidR="00000000" w:rsidDel="00000000" w:rsidP="00000000" w:rsidRDefault="00000000" w:rsidRPr="00000000" w14:paraId="000001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1        1        0      0      ……………………………….. 0         </w:t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1        1        0      1    ………………………………..   1       IC3  </w:t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+1</w:t>
      </w:r>
    </w:p>
    <w:p w:rsidR="00000000" w:rsidDel="00000000" w:rsidP="00000000" w:rsidRDefault="00000000" w:rsidRPr="00000000" w14:paraId="000001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1        1        1      0   ………………………………..    0         </w:t>
      </w:r>
    </w:p>
    <w:p w:rsidR="00000000" w:rsidDel="00000000" w:rsidP="00000000" w:rsidRDefault="00000000" w:rsidRPr="00000000" w14:paraId="000001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1        1        1      1    ………………………………..   1       IC4  </w:t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</w:t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4.png"/><Relationship Id="rId21" Type="http://schemas.openxmlformats.org/officeDocument/2006/relationships/image" Target="media/image27.png"/><Relationship Id="rId24" Type="http://schemas.openxmlformats.org/officeDocument/2006/relationships/image" Target="media/image15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24.png"/><Relationship Id="rId25" Type="http://schemas.openxmlformats.org/officeDocument/2006/relationships/image" Target="media/image5.png"/><Relationship Id="rId28" Type="http://schemas.openxmlformats.org/officeDocument/2006/relationships/image" Target="media/image6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7.png"/><Relationship Id="rId31" Type="http://schemas.openxmlformats.org/officeDocument/2006/relationships/image" Target="media/image18.png"/><Relationship Id="rId30" Type="http://schemas.openxmlformats.org/officeDocument/2006/relationships/image" Target="media/image16.png"/><Relationship Id="rId11" Type="http://schemas.openxmlformats.org/officeDocument/2006/relationships/image" Target="media/image28.png"/><Relationship Id="rId33" Type="http://schemas.openxmlformats.org/officeDocument/2006/relationships/image" Target="media/image3.png"/><Relationship Id="rId10" Type="http://schemas.openxmlformats.org/officeDocument/2006/relationships/image" Target="media/image17.png"/><Relationship Id="rId32" Type="http://schemas.openxmlformats.org/officeDocument/2006/relationships/image" Target="media/image2.jpg"/><Relationship Id="rId13" Type="http://schemas.openxmlformats.org/officeDocument/2006/relationships/image" Target="media/image26.png"/><Relationship Id="rId12" Type="http://schemas.openxmlformats.org/officeDocument/2006/relationships/image" Target="media/image8.png"/><Relationship Id="rId15" Type="http://schemas.openxmlformats.org/officeDocument/2006/relationships/image" Target="media/image23.png"/><Relationship Id="rId14" Type="http://schemas.openxmlformats.org/officeDocument/2006/relationships/image" Target="media/image21.png"/><Relationship Id="rId17" Type="http://schemas.openxmlformats.org/officeDocument/2006/relationships/image" Target="media/image10.png"/><Relationship Id="rId16" Type="http://schemas.openxmlformats.org/officeDocument/2006/relationships/image" Target="media/image25.png"/><Relationship Id="rId19" Type="http://schemas.openxmlformats.org/officeDocument/2006/relationships/image" Target="media/image19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