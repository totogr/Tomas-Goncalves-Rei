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bbnitv2548p" w:id="0"/>
      <w:bookmarkEnd w:id="0"/>
      <w:r w:rsidDel="00000000" w:rsidR="00000000" w:rsidRPr="00000000">
        <w:rPr>
          <w:rtl w:val="0"/>
        </w:rPr>
        <w:t xml:space="preserve">LINKS ÚTILES PARA LA MATERIA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(los paso el profe o los vimos durante clase)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Videos </w:t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¿Por qué tenemos sistemas de numeración? (1 de 3) - Todo tiene un porqué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Clase01 Sistemas de Numeración Posicionales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8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Clase01 Conversión de números entre distintas bases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9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Clase02- 3 Conversión de Números cuyas bases son potencias, Conversión directa.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https://www.youtube.com/watch?v=k68S95ArzGY&amp;t=1s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74LS83 Datasheet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WinLogiLab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Tinkercad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14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Modo de acceso a memoria real y modo protegido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hyperlink r:id="rId15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Registros de procesadores de Intel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16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Modos de direccionamiento en lenguaje ensamblador.  Ejemplos de sintaxis en EMU8086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hyperlink r:id="rId17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Manejo de la pila en lenguaje ensamblador. Instrucciones PUSH, POP, PUSHF y POPF.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Microprocesadores Intel. CAPÍTULO 2 - El microprocesador y su arquitectura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hyperlink r:id="rId19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Secuencia de ciclo de instrucción: busca, decodifica, ejecuta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hyperlink r:id="rId20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Clase 6/7/8 Estructura de una Computadora - Flujo de Información animado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https://www.youtube.com/watch?v=QNuzxmhJybU&amp;t=321s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hyperlink r:id="rId22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Pasaje de parámetros a Subrrutina, Registro, Memoria y Pila. Microprocesador ARC Murdocca Heuring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hyperlink r:id="rId23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ARC Conceptos de Ensamblador Set de Instrucciones del Microprocesador didáctico ARC Murdocca Heuring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Pista, cilindro y sector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CPUlator ARMv7 System Simulator</w:t>
        </w:r>
      </w:hyperlink>
      <w:del w:author="Anonymous" w:id="0" w:date="2024-09-10T17:57:28Z">
        <w:r w:rsidDel="00000000" w:rsidR="00000000" w:rsidRPr="00000000">
          <w:rPr>
            <w:rtl w:val="0"/>
          </w:rPr>
          <w:delText xml:space="preserve"> </w:delText>
        </w:r>
      </w:del>
      <w:ins w:author="Anonymous" w:id="1" w:date="2024-09-10T17:57:43Z">
        <w:r w:rsidDel="00000000" w:rsidR="00000000" w:rsidRPr="00000000">
          <w:rPr>
            <w:rtl w:val="0"/>
          </w:rPr>
          <w:t xml:space="preserve"> 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Dentro de esta carpeta  hay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Libros</w:t>
        </w:r>
      </w:hyperlink>
      <w:r w:rsidDel="00000000" w:rsidR="00000000" w:rsidRPr="00000000">
        <w:rPr>
          <w:rtl w:val="0"/>
        </w:rPr>
        <w:t xml:space="preserve"> sobre la materia.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Videos de clases grabadas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Playlist 2c2023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https://youtube.com/playlist?list=PLdyPfOYbh1rYX5xYHd-q1qHKG0QtnwkDW&amp;si=h6t-SpSoNLziFN26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Videos ultimas clases </w:t>
      </w:r>
    </w:p>
    <w:p w:rsidR="00000000" w:rsidDel="00000000" w:rsidP="00000000" w:rsidRDefault="00000000" w:rsidRPr="00000000" w14:paraId="00000031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https://www.youtube.com/watch?v=zocwH0g-qQM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https://www.youtube.com/watch?v=tyldWBxxrK4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https://youtu.be/FOvOveHnewM?si=6QmY-xFCWSLARsCg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outube.com/watch?v=JYtydVjnh7s" TargetMode="External"/><Relationship Id="rId22" Type="http://schemas.openxmlformats.org/officeDocument/2006/relationships/hyperlink" Target="https://www.youtube.com/watch?v=7teWAu1xP2A&amp;t=184s" TargetMode="External"/><Relationship Id="rId21" Type="http://schemas.openxmlformats.org/officeDocument/2006/relationships/hyperlink" Target="https://www.youtube.com/watch?v=QNuzxmhJybU&amp;t=321s" TargetMode="External"/><Relationship Id="rId24" Type="http://schemas.openxmlformats.org/officeDocument/2006/relationships/hyperlink" Target="https://tecnovortex.com/pista-cilindro-y-sector/" TargetMode="External"/><Relationship Id="rId23" Type="http://schemas.openxmlformats.org/officeDocument/2006/relationships/hyperlink" Target="https://www.youtube.com/watch?v=v2rRck1RTtE&amp;t=7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LRl92iclMdo" TargetMode="External"/><Relationship Id="rId26" Type="http://schemas.openxmlformats.org/officeDocument/2006/relationships/hyperlink" Target="https://drive.google.com/drive/folders/1XSufa-sO_c5UF_kojWqQr29aqRK0cJ6v?usp=drive_link" TargetMode="External"/><Relationship Id="rId25" Type="http://schemas.openxmlformats.org/officeDocument/2006/relationships/hyperlink" Target="https://cpulator.01xz.net/?sys=arm-de1soc" TargetMode="External"/><Relationship Id="rId28" Type="http://schemas.openxmlformats.org/officeDocument/2006/relationships/hyperlink" Target="https://www.youtube.com/watch?v=zocwH0g-qQM" TargetMode="External"/><Relationship Id="rId27" Type="http://schemas.openxmlformats.org/officeDocument/2006/relationships/hyperlink" Target="https://youtube.com/playlist?list=PLdyPfOYbh1rYX5xYHd-q1qHKG0QtnwkDW&amp;si=h6t-SpSoNLziFN26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-REOFzEg_ZM&amp;t=1s" TargetMode="External"/><Relationship Id="rId29" Type="http://schemas.openxmlformats.org/officeDocument/2006/relationships/hyperlink" Target="https://www.youtube.com/watch?v=tyldWBxxrK4" TargetMode="External"/><Relationship Id="rId7" Type="http://schemas.openxmlformats.org/officeDocument/2006/relationships/hyperlink" Target="https://www.youtube.com/watch?v=4hKmX4__br0&amp;t=1s" TargetMode="External"/><Relationship Id="rId8" Type="http://schemas.openxmlformats.org/officeDocument/2006/relationships/hyperlink" Target="https://youtu.be/7_Anm0lQHcg" TargetMode="External"/><Relationship Id="rId30" Type="http://schemas.openxmlformats.org/officeDocument/2006/relationships/hyperlink" Target="https://youtu.be/FOvOveHnewM?si=6QmY-xFCWSLARsCg" TargetMode="External"/><Relationship Id="rId11" Type="http://schemas.openxmlformats.org/officeDocument/2006/relationships/hyperlink" Target="https://www.futurlec.com/74LS/74LS83.shtml" TargetMode="External"/><Relationship Id="rId10" Type="http://schemas.openxmlformats.org/officeDocument/2006/relationships/hyperlink" Target="https://www.youtube.com/watch?v=k68S95ArzGY&amp;t=1s" TargetMode="External"/><Relationship Id="rId13" Type="http://schemas.openxmlformats.org/officeDocument/2006/relationships/hyperlink" Target="https://www.tinkercad.com/" TargetMode="External"/><Relationship Id="rId12" Type="http://schemas.openxmlformats.org/officeDocument/2006/relationships/hyperlink" Target="https://sites.google.com/site/hakasoftapps/winlogilab" TargetMode="External"/><Relationship Id="rId15" Type="http://schemas.openxmlformats.org/officeDocument/2006/relationships/hyperlink" Target="https://www.youtube.com/watch?v=DP5fOr5q328" TargetMode="External"/><Relationship Id="rId14" Type="http://schemas.openxmlformats.org/officeDocument/2006/relationships/hyperlink" Target="https://www.youtube.com/watch?v=uLP2KAqrZGg" TargetMode="External"/><Relationship Id="rId17" Type="http://schemas.openxmlformats.org/officeDocument/2006/relationships/hyperlink" Target="https://youtu.be/fxi17rn-T2w?si=mTXpYb6cLYmB0E-y" TargetMode="External"/><Relationship Id="rId16" Type="http://schemas.openxmlformats.org/officeDocument/2006/relationships/hyperlink" Target="https://www.youtube.com/watch?v=I80dqR5Y3IY" TargetMode="External"/><Relationship Id="rId19" Type="http://schemas.openxmlformats.org/officeDocument/2006/relationships/hyperlink" Target="https://youtu.be/4ZAF_ztPsJo?si=dVxQUOOQkiyPbPOy" TargetMode="External"/><Relationship Id="rId18" Type="http://schemas.openxmlformats.org/officeDocument/2006/relationships/hyperlink" Target="https://gist.github.com/rnovec/e79b0bf1def492761572f0d7dd4ddee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