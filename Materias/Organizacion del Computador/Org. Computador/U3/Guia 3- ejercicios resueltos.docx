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i0v5inqw4f" w:id="0"/>
      <w:bookmarkEnd w:id="0"/>
      <w:r w:rsidDel="00000000" w:rsidR="00000000" w:rsidRPr="00000000">
        <w:rPr>
          <w:rtl w:val="0"/>
        </w:rPr>
        <w:t xml:space="preserve">GUIA 3 - Arquitectura del Conjunto de Instrucciones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Créditos a Quito por pasar el 10 y 14 al 21.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Programar y simular los siguientes ejercicios utilizando el Debug: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Escribir la letra a en la memoria de video.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Llenar una fila de la pantalla de la consola con la letra a.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72075" cy="25241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1827" r="79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Escribir una fila con el abecedario.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Escribir todo el abecedario con un atributo diferente para cada letra.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Pintar la pantalla de la consola con los colores de tu equipo de fútbol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favorito.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Programar y simular los siguientes ejercicios utilizando el </w:t>
      </w:r>
      <w:r w:rsidDel="00000000" w:rsidR="00000000" w:rsidRPr="00000000">
        <w:rPr>
          <w:b w:val="1"/>
          <w:rtl w:val="0"/>
        </w:rPr>
        <w:t xml:space="preserve">EMU3086</w:t>
      </w:r>
      <w:r w:rsidDel="00000000" w:rsidR="00000000" w:rsidRPr="00000000">
        <w:rPr>
          <w:b w:val="1"/>
          <w:rtl w:val="0"/>
        </w:rPr>
        <w:t xml:space="preserve">: //no usamos ese lol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Escribir “Organización del Computador” sin acentos en la memoria de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 con letra roja sobre fondo amarillo.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03467" cy="3690938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467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62525" cy="63150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Escribir en la pantalla la palabra microprocesador y a continuación la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misma palabra invertida de derecha a izquierda.</w:t>
      </w:r>
    </w:p>
    <w:p w:rsidR="00000000" w:rsidDel="00000000" w:rsidP="00000000" w:rsidRDefault="00000000" w:rsidRPr="00000000" w14:paraId="0000001F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.model small</w:t>
      </w:r>
    </w:p>
    <w:p w:rsidR="00000000" w:rsidDel="00000000" w:rsidP="00000000" w:rsidRDefault="00000000" w:rsidRPr="00000000" w14:paraId="00000020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.stack 64</w:t>
      </w:r>
    </w:p>
    <w:p w:rsidR="00000000" w:rsidDel="00000000" w:rsidP="00000000" w:rsidRDefault="00000000" w:rsidRPr="00000000" w14:paraId="00000021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.DATA</w:t>
      </w:r>
    </w:p>
    <w:p w:rsidR="00000000" w:rsidDel="00000000" w:rsidP="00000000" w:rsidRDefault="00000000" w:rsidRPr="00000000" w14:paraId="00000022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cad1 db 'Cadena de prueba','$'</w:t>
      </w:r>
    </w:p>
    <w:p w:rsidR="00000000" w:rsidDel="00000000" w:rsidP="00000000" w:rsidRDefault="00000000" w:rsidRPr="00000000" w14:paraId="00000023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cad2 db 16 dup (' '),'$' ;El operador dup asigna 16 bytes para una cadena de caracteres</w:t>
      </w:r>
    </w:p>
    <w:p w:rsidR="00000000" w:rsidDel="00000000" w:rsidP="00000000" w:rsidRDefault="00000000" w:rsidRPr="00000000" w14:paraId="00000024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.CODE</w:t>
      </w:r>
    </w:p>
    <w:p w:rsidR="00000000" w:rsidDel="00000000" w:rsidP="00000000" w:rsidRDefault="00000000" w:rsidRPr="00000000" w14:paraId="00000025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inicio: ;Punto de entrada al programa</w:t>
      </w:r>
    </w:p>
    <w:p w:rsidR="00000000" w:rsidDel="00000000" w:rsidP="00000000" w:rsidRDefault="00000000" w:rsidRPr="00000000" w14:paraId="00000026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ax, @data ;inicia registros de segmento</w:t>
      </w:r>
    </w:p>
    <w:p w:rsidR="00000000" w:rsidDel="00000000" w:rsidP="00000000" w:rsidRDefault="00000000" w:rsidRPr="00000000" w14:paraId="00000027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ds, ax ;DS trabaja con SI DS:[SI]</w:t>
      </w:r>
    </w:p>
    <w:p w:rsidR="00000000" w:rsidDel="00000000" w:rsidP="00000000" w:rsidRDefault="00000000" w:rsidRPr="00000000" w14:paraId="00000028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es, ax ;ES trabaja con DI ES:[DI]</w:t>
      </w:r>
    </w:p>
    <w:p w:rsidR="00000000" w:rsidDel="00000000" w:rsidP="00000000" w:rsidRDefault="00000000" w:rsidRPr="00000000" w14:paraId="00000029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cld ;Procesamiento de izq-&gt;der.</w:t>
      </w:r>
    </w:p>
    <w:p w:rsidR="00000000" w:rsidDel="00000000" w:rsidP="00000000" w:rsidRDefault="00000000" w:rsidRPr="00000000" w14:paraId="0000002A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;ESI y EDI se incrementan</w:t>
      </w:r>
    </w:p>
    <w:p w:rsidR="00000000" w:rsidDel="00000000" w:rsidP="00000000" w:rsidRDefault="00000000" w:rsidRPr="00000000" w14:paraId="0000002B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;(STD los decrementa izq &lt;--- der)</w:t>
      </w:r>
    </w:p>
    <w:p w:rsidR="00000000" w:rsidDel="00000000" w:rsidP="00000000" w:rsidRDefault="00000000" w:rsidRPr="00000000" w14:paraId="0000002C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cx,16 ;Longitud de la cadena.</w:t>
      </w:r>
    </w:p>
    <w:p w:rsidR="00000000" w:rsidDel="00000000" w:rsidP="00000000" w:rsidRDefault="00000000" w:rsidRPr="00000000" w14:paraId="0000002D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;Loop la va decrementando</w:t>
      </w:r>
    </w:p>
    <w:p w:rsidR="00000000" w:rsidDel="00000000" w:rsidP="00000000" w:rsidRDefault="00000000" w:rsidRPr="00000000" w14:paraId="0000002E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;hasta 0 para saltar.</w:t>
      </w:r>
    </w:p>
    <w:p w:rsidR="00000000" w:rsidDel="00000000" w:rsidP="00000000" w:rsidRDefault="00000000" w:rsidRPr="00000000" w14:paraId="0000002F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lea si,cad1 ;DS:SI-&gt;Cad1</w:t>
      </w:r>
    </w:p>
    <w:p w:rsidR="00000000" w:rsidDel="00000000" w:rsidP="00000000" w:rsidRDefault="00000000" w:rsidRPr="00000000" w14:paraId="00000030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;(load effective address)</w:t>
      </w:r>
    </w:p>
    <w:p w:rsidR="00000000" w:rsidDel="00000000" w:rsidP="00000000" w:rsidRDefault="00000000" w:rsidRPr="00000000" w14:paraId="00000031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;mueve a si el offset de cad1</w:t>
      </w:r>
    </w:p>
    <w:p w:rsidR="00000000" w:rsidDel="00000000" w:rsidP="00000000" w:rsidRDefault="00000000" w:rsidRPr="00000000" w14:paraId="00000032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lea di,cad2+15 ;ES:DI apuntan al final del</w:t>
      </w:r>
    </w:p>
    <w:p w:rsidR="00000000" w:rsidDel="00000000" w:rsidP="00000000" w:rsidRDefault="00000000" w:rsidRPr="00000000" w14:paraId="00000034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;área reservada para almacenar</w:t>
      </w:r>
    </w:p>
    <w:p w:rsidR="00000000" w:rsidDel="00000000" w:rsidP="00000000" w:rsidRDefault="00000000" w:rsidRPr="00000000" w14:paraId="00000035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;la cadena invertida</w:t>
      </w:r>
    </w:p>
    <w:p w:rsidR="00000000" w:rsidDel="00000000" w:rsidP="00000000" w:rsidRDefault="00000000" w:rsidRPr="00000000" w14:paraId="00000036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otro: ;</w:t>
      </w:r>
    </w:p>
    <w:p w:rsidR="00000000" w:rsidDel="00000000" w:rsidP="00000000" w:rsidRDefault="00000000" w:rsidRPr="00000000" w14:paraId="00000038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lodsb ;Obtener el primer caracter de Cad1.</w:t>
      </w:r>
    </w:p>
    <w:p w:rsidR="00000000" w:rsidDel="00000000" w:rsidP="00000000" w:rsidRDefault="00000000" w:rsidRPr="00000000" w14:paraId="00000039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;Carga un byte desde DS:[SI] en AL</w:t>
      </w:r>
    </w:p>
    <w:p w:rsidR="00000000" w:rsidDel="00000000" w:rsidP="00000000" w:rsidRDefault="00000000" w:rsidRPr="00000000" w14:paraId="0000003A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;y actualiza SI.(+-1 según flag DF)</w:t>
      </w:r>
    </w:p>
    <w:p w:rsidR="00000000" w:rsidDel="00000000" w:rsidP="00000000" w:rsidRDefault="00000000" w:rsidRPr="00000000" w14:paraId="0000003B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[di],al ;almacenar el caracter leido de cad1</w:t>
      </w:r>
    </w:p>
    <w:p w:rsidR="00000000" w:rsidDel="00000000" w:rsidP="00000000" w:rsidRDefault="00000000" w:rsidRPr="00000000" w14:paraId="0000003C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;en la posición actual de DI. Posición</w:t>
      </w:r>
    </w:p>
    <w:p w:rsidR="00000000" w:rsidDel="00000000" w:rsidP="00000000" w:rsidRDefault="00000000" w:rsidRPr="00000000" w14:paraId="0000003D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; final de cad2 para el primer caracter.</w:t>
      </w:r>
    </w:p>
    <w:p w:rsidR="00000000" w:rsidDel="00000000" w:rsidP="00000000" w:rsidRDefault="00000000" w:rsidRPr="00000000" w14:paraId="0000003E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dec di ;Decrementar di en 1</w:t>
      </w:r>
    </w:p>
    <w:p w:rsidR="00000000" w:rsidDel="00000000" w:rsidP="00000000" w:rsidRDefault="00000000" w:rsidRPr="00000000" w14:paraId="0000003F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loop otro ;Obtener siguiente caracter de Cad1</w:t>
      </w:r>
    </w:p>
    <w:p w:rsidR="00000000" w:rsidDel="00000000" w:rsidP="00000000" w:rsidRDefault="00000000" w:rsidRPr="00000000" w14:paraId="00000041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lea dx,cad1 ;</w:t>
      </w:r>
    </w:p>
    <w:p w:rsidR="00000000" w:rsidDel="00000000" w:rsidP="00000000" w:rsidRDefault="00000000" w:rsidRPr="00000000" w14:paraId="00000043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ah,09h ;Imprimir cadena original</w:t>
      </w:r>
    </w:p>
    <w:p w:rsidR="00000000" w:rsidDel="00000000" w:rsidP="00000000" w:rsidRDefault="00000000" w:rsidRPr="00000000" w14:paraId="00000044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int 21h</w:t>
      </w:r>
    </w:p>
    <w:p w:rsidR="00000000" w:rsidDel="00000000" w:rsidP="00000000" w:rsidRDefault="00000000" w:rsidRPr="00000000" w14:paraId="00000045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lea dx,cad2 ; mueve a dx el offset de cad2</w:t>
      </w:r>
    </w:p>
    <w:p w:rsidR="00000000" w:rsidDel="00000000" w:rsidP="00000000" w:rsidRDefault="00000000" w:rsidRPr="00000000" w14:paraId="00000046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ah,09h ;Imprimir cadena invertida</w:t>
      </w:r>
    </w:p>
    <w:p w:rsidR="00000000" w:rsidDel="00000000" w:rsidP="00000000" w:rsidRDefault="00000000" w:rsidRPr="00000000" w14:paraId="00000047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int 21h ;</w:t>
      </w:r>
    </w:p>
    <w:p w:rsidR="00000000" w:rsidDel="00000000" w:rsidP="00000000" w:rsidRDefault="00000000" w:rsidRPr="00000000" w14:paraId="00000048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mov ax,4c00h ;Terminar programa y regresar al DOS</w:t>
      </w:r>
    </w:p>
    <w:p w:rsidR="00000000" w:rsidDel="00000000" w:rsidP="00000000" w:rsidRDefault="00000000" w:rsidRPr="00000000" w14:paraId="00000049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int 21h ;</w:t>
      </w:r>
    </w:p>
    <w:p w:rsidR="00000000" w:rsidDel="00000000" w:rsidP="00000000" w:rsidRDefault="00000000" w:rsidRPr="00000000" w14:paraId="0000004A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END inicio</w:t>
      </w:r>
    </w:p>
    <w:p w:rsidR="00000000" w:rsidDel="00000000" w:rsidP="00000000" w:rsidRDefault="00000000" w:rsidRPr="00000000" w14:paraId="0000004B">
      <w:pPr>
        <w:rPr>
          <w:color w:val="45818e"/>
        </w:rPr>
      </w:pPr>
      <w:r w:rsidDel="00000000" w:rsidR="00000000" w:rsidRPr="00000000">
        <w:rPr>
          <w:color w:val="45818e"/>
          <w:rtl w:val="0"/>
        </w:rPr>
        <w:t xml:space="preserve">END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Mostrar en la pantalla la suma de 10 datos.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Un byte se encuentra en la dirección 0100. Ubicar en la dirección 0101 su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nibble más</w:t>
      </w:r>
      <w:r w:rsidDel="00000000" w:rsidR="00000000" w:rsidRPr="00000000">
        <w:rPr>
          <w:b w:val="1"/>
          <w:rtl w:val="0"/>
        </w:rPr>
        <w:t xml:space="preserve"> significativo.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En las direcciones 0100 y 0101 hay dos enteros positivos. Ubicar en la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0102 el menor de los dos.</w:t>
      </w:r>
    </w:p>
    <w:p w:rsidR="00000000" w:rsidDel="00000000" w:rsidP="00000000" w:rsidRDefault="00000000" w:rsidRPr="00000000" w14:paraId="00000057">
      <w:pPr>
        <w:rPr>
          <w:ins w:author="Delfina Paniccia" w:id="0" w:date="2024-05-27T00:55:15Z"/>
          <w:b w:val="1"/>
        </w:rPr>
      </w:pPr>
      <w:ins w:author="Delfina Paniccia" w:id="0" w:date="2024-05-27T00:55:1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8">
      <w:pPr>
        <w:rPr>
          <w:del w:author="Delfina Paniccia" w:id="0" w:date="2024-05-27T00:55:15Z"/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60995" cy="768191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995" cy="768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del w:author="Delfina Paniccia" w:id="0" w:date="2024-05-27T00:55:15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A partir de la dirección 0200 hay un número de 3 bytes de longitud. Luego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 ese número, en la dirección siguiente de la memoria, hay otro número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 24 bits. Sumar los dos números y guardar el resultado a partir de la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posterior al segundo número.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Mediante iteraciones rotar los 8 LSB del registro BL hacia el registro BH.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13. Realizar el checksum (suma de chequeo mediante XOR) del conjunto de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datos que comienzan en la dirección 202 y tiene una longitud dada por el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dato almacenado en la dirección 201. Almacenar el resultado en la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200.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Sumar el conjunto de datos de 16 bits que comienzan en la dirección 203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tiene una longitud dada por el dato almacenado en la dirección 202.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Elegir los datos para que su suma sea menor a 65.536. Almacenar el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a partir de la dirección 200.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16734" cy="6453188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734" cy="645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15. A partir de la dirección 204 hay un conjunto de datos de longitud igual al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dato almacenado en la dirección 203. Almacenar en la dirección 200 la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cantidad de datos que tienen el bit 3 en 1.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219075</wp:posOffset>
            </wp:positionV>
            <wp:extent cx="2242424" cy="4014788"/>
            <wp:effectExtent b="0" l="0" r="0" t="0"/>
            <wp:wrapTopAndBottom distB="114300" distT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424" cy="401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215312</wp:posOffset>
            </wp:positionV>
            <wp:extent cx="3038475" cy="3579637"/>
            <wp:effectExtent b="0" l="0" r="0" t="0"/>
            <wp:wrapTopAndBottom distB="114300" distT="1143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55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79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16. A partir de la dirección 204 hay un conjunto de datos de longitud igual al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dato almacenado en la dirección 203.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Almacenar en la dirección 200 la cantidad de datos igual a cero, en la 201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cantidad de datos positivos y en la 202 la cantidad de datos negativos.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843030" cy="3420238"/>
            <wp:effectExtent b="0" l="0" r="0" t="0"/>
            <wp:wrapTopAndBottom distB="114300" distT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30" cy="342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243887</wp:posOffset>
            </wp:positionV>
            <wp:extent cx="2015183" cy="5186363"/>
            <wp:effectExtent b="0" l="0" r="0" t="0"/>
            <wp:wrapTopAndBottom distB="114300" distT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5183" cy="518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17. A partir de la dirección 3002 hay un conjunto de datos de longitud dada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la dirección 3001. Almacenar en la dirección 3000 el dato menor.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114300</wp:posOffset>
            </wp:positionV>
            <wp:extent cx="1519238" cy="2929177"/>
            <wp:effectExtent b="0" l="0" r="0" t="0"/>
            <wp:wrapTopAndBottom distB="114300" distT="1143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2929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005013" cy="2847544"/>
            <wp:effectExtent b="0" l="0" r="0" t="0"/>
            <wp:wrapTopAndBottom distB="114300" distT="11430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847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18. Almacenar en la dirección 200 la cantidad de unos que tiene el dato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almacenado en la dirección 201.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20780" cy="459581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780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19. A partir de la dirección 201 comienza una cadena de caracteres ASCII.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Este mensaje no incluye a los dos caracteres inicial y final ya que son: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Carácter de control STX de Inicio de Texto (02h)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Carácter de control </w:t>
      </w:r>
      <w:r w:rsidDel="00000000" w:rsidR="00000000" w:rsidRPr="00000000">
        <w:rPr>
          <w:b w:val="1"/>
          <w:rtl w:val="0"/>
        </w:rPr>
        <w:t xml:space="preserve">ETX</w:t>
      </w:r>
      <w:r w:rsidDel="00000000" w:rsidR="00000000" w:rsidRPr="00000000">
        <w:rPr>
          <w:b w:val="1"/>
          <w:rtl w:val="0"/>
        </w:rPr>
        <w:t xml:space="preserve"> de Final de Texto (03h)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Almacenar en la dirección 200 la cantidad de caracteres del mensaje.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67582" cy="554831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582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20. El carácter ASCII de control de retorno de carro CR es, en decimal, el 13.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Este carácter se encuentra al final de una cadena que comienza en la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202. Ubicar en las posiciones de memoria 200 y 201 la dirección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 último carácter antes del CR.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30125" cy="676751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125" cy="676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21. Una cadena de caracteres ASCII de longitud dada por el dato almacenado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la dirección 201 se inicia en la dirección 202. Almacenar FF en la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200 si la paridad de todos los caracteres es par. En caso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contrario almacenar 00.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38274" cy="61769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274" cy="617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22. Dos cadenas de caracteres, A y B, de longitudes iguales e igual al dato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almacenado en la dirección 201 comienza en las direcciones 202 y 234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respectivamente. Si la cadena A es mayor o igual a la cadena B según el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orden alfabético, almacenar 0 en la dirección 200. En caso contrario almacenar 1.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23. En un display de 7 segmentos, cada segmento se enciende con un 1 y se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apaga con un 0 según la siguiente tabla.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38725" cy="2857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 pide: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Armar una tabla de búsqueda con los 10 valores hexadecimales a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partir de la dirección 2050h.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Traducir la tabla mediante la instrucción XLAT para enviar los 10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números 7 segmentos a un puerto de salida que está en la dirección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20FF.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14650" cy="25336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Extras: 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286375" cy="5638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20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 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62450" cy="6400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95800" cy="58864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7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21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20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